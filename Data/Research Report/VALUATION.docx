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3C332" w14:textId="77777777" w:rsidR="00FB33EA" w:rsidRPr="005F1E93" w:rsidRDefault="00FB33EA" w:rsidP="00FB33EA">
      <w:pPr>
        <w:pStyle w:val="H1"/>
        <w:rPr>
          <w:rFonts w:cs="Segoe UI"/>
          <w:sz w:val="20"/>
          <w:szCs w:val="20"/>
        </w:rPr>
      </w:pPr>
      <w:del w:id="0" w:author="Microsoft Word" w:date="2025-12-13T23:14:00Z" w16du:dateUtc="2025-12-14T07:14:00Z">
        <w:r w:rsidRPr="005F1E93">
          <w:rPr>
            <w:rFonts w:cs="Segoe UI"/>
            <w:noProof/>
            <w:sz w:val="20"/>
            <w:szCs w:val="20"/>
          </w:rPr>
          <mc:AlternateContent>
            <mc:Choice Requires="wps">
              <w:drawing>
                <wp:anchor distT="0" distB="0" distL="114300" distR="114300" simplePos="0" relativeHeight="251660288" behindDoc="0" locked="0" layoutInCell="1" allowOverlap="1" wp14:anchorId="3CC225FA" wp14:editId="7F37ADA6">
                  <wp:simplePos x="0" y="0"/>
                  <wp:positionH relativeFrom="column">
                    <wp:posOffset>-2446020</wp:posOffset>
                  </wp:positionH>
                  <wp:positionV relativeFrom="paragraph">
                    <wp:posOffset>-7002780</wp:posOffset>
                  </wp:positionV>
                  <wp:extent cx="2228215" cy="182880"/>
                  <wp:effectExtent l="0" t="0" r="635" b="7620"/>
                  <wp:wrapNone/>
                  <wp:docPr id="1345675112" name="Text Box 1345675112"/>
                  <wp:cNvGraphicFramePr/>
                  <a:graphic xmlns:a="http://schemas.openxmlformats.org/drawingml/2006/main">
                    <a:graphicData uri="http://schemas.microsoft.com/office/word/2010/wordprocessingShape">
                      <wps:wsp>
                        <wps:cNvSpPr txBox="1"/>
                        <wps:spPr>
                          <a:xfrm>
                            <a:off x="0" y="0"/>
                            <a:ext cx="2228215" cy="182880"/>
                          </a:xfrm>
                          <a:prstGeom prst="rect">
                            <a:avLst/>
                          </a:prstGeom>
                          <a:noFill/>
                          <a:ln>
                            <a:noFill/>
                          </a:ln>
                        </wps:spPr>
                        <wps:txbx>
                          <w:txbxContent>
                            <w:p w14:paraId="7FECDB26" w14:textId="77777777" w:rsidR="00FB33EA" w:rsidRPr="00490A74" w:rsidRDefault="00FB33EA" w:rsidP="00FB33EA">
                              <w:pPr>
                                <w:pStyle w:val="Caption"/>
                                <w:rPr>
                                  <w:noProof/>
                                  <w:sz w:val="22"/>
                                  <w:szCs w:val="22"/>
                                </w:rPr>
                              </w:pPr>
                              <w:proofErr w:type="gramStart"/>
                              <w:r w:rsidRPr="00490A74">
                                <w:rPr>
                                  <w:sz w:val="16"/>
                                  <w:szCs w:val="16"/>
                                </w:rPr>
                                <w:t>Source :</w:t>
                              </w:r>
                              <w:proofErr w:type="gramEnd"/>
                              <w:r w:rsidRPr="00490A74">
                                <w:rPr>
                                  <w:sz w:val="16"/>
                                  <w:szCs w:val="16"/>
                                </w:rPr>
                                <w:t xml:space="preserve"> </w:t>
                              </w:r>
                              <w:r w:rsidRPr="00BE5B8B">
                                <w:rPr>
                                  <w:sz w:val="16"/>
                                  <w:szCs w:val="16"/>
                                </w:rPr>
                                <w:t>Department of Motor Traffic</w:t>
                              </w:r>
                              <w:r w:rsidRPr="00B46C1C">
                                <w:rPr>
                                  <w:sz w:val="16"/>
                                  <w:szCs w:val="16"/>
                                </w:rPr>
                                <w:cr/>
                              </w:r>
                              <w:r>
                                <w:rPr>
                                  <w:sz w:val="16"/>
                                  <w:szCs w:val="1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C225FA" id="_x0000_t202" coordsize="21600,21600" o:spt="202" path="m,l,21600r21600,l21600,xe">
                  <v:stroke joinstyle="miter"/>
                  <v:path gradientshapeok="t" o:connecttype="rect"/>
                </v:shapetype>
                <v:shape id="Text Box 1345675112" o:spid="_x0000_s1026" type="#_x0000_t202" style="position:absolute;margin-left:-192.6pt;margin-top:-551.4pt;width:175.45pt;height:1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" filled="f" stroked="f">
                  <v:textbox inset="0,0,0,0">
                    <w:txbxContent>
                      <w:p w14:paraId="7FECDB26" w14:textId="77777777" w:rsidR="00FB33EA" w:rsidRPr="00490A74" w:rsidRDefault="00FB33EA" w:rsidP="00FB33EA">
                        <w:pPr>
                          <w:pStyle w:val="Caption"/>
                          <w:rPr>
                            <w:noProof/>
                            <w:sz w:val="22"/>
                            <w:szCs w:val="22"/>
                          </w:rPr>
                        </w:pPr>
                        <w:proofErr w:type="gramStart"/>
                        <w:r w:rsidRPr="00490A74">
                          <w:rPr>
                            <w:sz w:val="16"/>
                            <w:szCs w:val="16"/>
                          </w:rPr>
                          <w:t>Source :</w:t>
                        </w:r>
                        <w:proofErr w:type="gramEnd"/>
                        <w:r w:rsidRPr="00490A74">
                          <w:rPr>
                            <w:sz w:val="16"/>
                            <w:szCs w:val="16"/>
                          </w:rPr>
                          <w:t xml:space="preserve"> </w:t>
                        </w:r>
                        <w:r w:rsidRPr="00BE5B8B">
                          <w:rPr>
                            <w:sz w:val="16"/>
                            <w:szCs w:val="16"/>
                          </w:rPr>
                          <w:t>Department of Motor Traffic</w:t>
                        </w:r>
                        <w:r w:rsidRPr="00B46C1C">
                          <w:rPr>
                            <w:sz w:val="16"/>
                            <w:szCs w:val="16"/>
                          </w:rPr>
                          <w:cr/>
                        </w:r>
                        <w:r>
                          <w:rPr>
                            <w:sz w:val="16"/>
                            <w:szCs w:val="16"/>
                          </w:rPr>
                          <w:t xml:space="preserve"> </w:t>
                        </w:r>
                      </w:p>
                    </w:txbxContent>
                  </v:textbox>
                </v:shape>
              </w:pict>
            </mc:Fallback>
          </mc:AlternateContent>
        </w:r>
      </w:del>
      <w:r w:rsidRPr="005F1E93">
        <w:rPr>
          <w:rFonts w:cs="Segoe UI"/>
          <w:noProof/>
          <w:sz w:val="20"/>
          <w:szCs w:val="20"/>
        </w:rPr>
        <mc:AlternateContent>
          <mc:Choice Requires="wps">
            <w:drawing>
              <wp:anchor distT="0" distB="0" distL="114300" distR="114300" simplePos="0" relativeHeight="251659264" behindDoc="0" locked="0" layoutInCell="1" allowOverlap="1" wp14:anchorId="160DC499" wp14:editId="293BEED6">
                <wp:simplePos x="0" y="0"/>
                <wp:positionH relativeFrom="page">
                  <wp:posOffset>-150030180</wp:posOffset>
                </wp:positionH>
                <wp:positionV relativeFrom="paragraph">
                  <wp:posOffset>55534560</wp:posOffset>
                </wp:positionV>
                <wp:extent cx="2237740" cy="156210"/>
                <wp:effectExtent l="0" t="0" r="0" b="0"/>
                <wp:wrapNone/>
                <wp:docPr id="785183949" name="Text Box 785183949"/>
                <wp:cNvGraphicFramePr/>
                <a:graphic xmlns:a="http://schemas.openxmlformats.org/drawingml/2006/main">
                  <a:graphicData uri="http://schemas.microsoft.com/office/word/2010/wordprocessingShape">
                    <wps:wsp>
                      <wps:cNvSpPr txBox="1"/>
                      <wps:spPr>
                        <a:xfrm>
                          <a:off x="0" y="0"/>
                          <a:ext cx="2237740" cy="156210"/>
                        </a:xfrm>
                        <a:prstGeom prst="rect">
                          <a:avLst/>
                        </a:prstGeom>
                        <a:solidFill>
                          <a:prstClr val="white"/>
                        </a:solidFill>
                        <a:ln>
                          <a:noFill/>
                        </a:ln>
                      </wps:spPr>
                      <wps:txbx>
                        <w:txbxContent>
                          <w:p w14:paraId="6BD670DE" w14:textId="77777777" w:rsidR="00FB33EA" w:rsidRPr="00A4138A" w:rsidRDefault="00FB33EA" w:rsidP="00FB33EA">
                            <w:pPr>
                              <w:pStyle w:val="Heading8"/>
                              <w:jc w:val="center"/>
                              <w:rPr>
                                <w:rFonts w:ascii="Yu Mincho Light" w:hAnsi="Yu Mincho Light" w:cs="Yu Mincho Light"/>
                                <w:b/>
                                <w:i w:val="0"/>
                                <w:color w:val="auto"/>
                                <w:sz w:val="17"/>
                                <w:szCs w:val="17"/>
                              </w:rPr>
                            </w:pPr>
                            <w:r>
                              <w:rPr>
                                <w:rFonts w:ascii="Yu Mincho Light" w:hAnsi="Yu Mincho Light" w:cs="Yu Mincho Light"/>
                                <w:b/>
                                <w:i w:val="0"/>
                                <w:color w:val="auto"/>
                                <w:sz w:val="17"/>
                                <w:szCs w:val="17"/>
                              </w:rPr>
                              <w:t>Figure 13: Vehicle Ownership Population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DC499" id="Text Box 785183949" o:spid="_x0000_s1027" type="#_x0000_t202" style="position:absolute;margin-left:-11813.4pt;margin-top:4372.8pt;width:176.2pt;height:12.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" stroked="f">
                <v:textbox inset="0,0,0,0">
                  <w:txbxContent>
                    <w:p w14:paraId="6BD670DE" w14:textId="77777777" w:rsidR="00FB33EA" w:rsidRPr="00A4138A" w:rsidRDefault="00FB33EA" w:rsidP="00FB33EA">
                      <w:pPr>
                        <w:pStyle w:val="Heading8"/>
                        <w:jc w:val="center"/>
                        <w:rPr>
                          <w:rFonts w:ascii="Yu Mincho Light" w:hAnsi="Yu Mincho Light" w:cs="Yu Mincho Light"/>
                          <w:b/>
                          <w:i w:val="0"/>
                          <w:color w:val="auto"/>
                          <w:sz w:val="17"/>
                          <w:szCs w:val="17"/>
                        </w:rPr>
                      </w:pPr>
                      <w:r>
                        <w:rPr>
                          <w:rFonts w:ascii="Yu Mincho Light" w:hAnsi="Yu Mincho Light" w:cs="Yu Mincho Light"/>
                          <w:b/>
                          <w:i w:val="0"/>
                          <w:color w:val="auto"/>
                          <w:sz w:val="17"/>
                          <w:szCs w:val="17"/>
                        </w:rPr>
                        <w:t>Figure 13: Vehicle Ownership Population</w:t>
                      </w:r>
                    </w:p>
                  </w:txbxContent>
                </v:textbox>
                <w10:wrap anchorx="page"/>
              </v:shape>
            </w:pict>
          </mc:Fallback>
        </mc:AlternateContent>
      </w:r>
      <w:r w:rsidRPr="005F1E93">
        <w:rPr>
          <w:rFonts w:cs="Segoe UI"/>
          <w:noProof/>
          <w:sz w:val="20"/>
          <w:szCs w:val="20"/>
        </w:rPr>
        <mc:AlternateContent>
          <mc:Choice Requires="wps">
            <w:drawing>
              <wp:anchor distT="0" distB="0" distL="114300" distR="114300" simplePos="0" relativeHeight="251661312" behindDoc="0" locked="0" layoutInCell="1" allowOverlap="1" wp14:anchorId="7B4645A1" wp14:editId="51EA330A">
                <wp:simplePos x="0" y="0"/>
                <wp:positionH relativeFrom="margin">
                  <wp:align>left</wp:align>
                </wp:positionH>
                <wp:positionV relativeFrom="paragraph">
                  <wp:posOffset>221615</wp:posOffset>
                </wp:positionV>
                <wp:extent cx="4808220" cy="0"/>
                <wp:effectExtent l="0" t="0" r="0" b="0"/>
                <wp:wrapNone/>
                <wp:docPr id="213729543"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CE92A1" id="Straight Connector 122"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45pt" to="378.6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" strokecolor="#002060" strokeweight="1.5pt">
                <v:stroke joinstyle="miter"/>
                <w10:wrap anchorx="margin"/>
              </v:line>
            </w:pict>
          </mc:Fallback>
        </mc:AlternateContent>
      </w:r>
      <w:r w:rsidRPr="005F1E93">
        <w:rPr>
          <w:rFonts w:cs="Segoe UI"/>
          <w:sz w:val="20"/>
          <w:szCs w:val="20"/>
        </w:rPr>
        <w:t>VALUATION</w:t>
      </w:r>
    </w:p>
    <w:p w14:paraId="42B4434F" w14:textId="341C930F" w:rsidR="00FB33EA" w:rsidRPr="00A452E1" w:rsidRDefault="00FB33EA" w:rsidP="00FB33EA">
      <w:pPr>
        <w:spacing w:after="0" w:line="240" w:lineRule="auto"/>
        <w:jc w:val="both"/>
        <w:rPr>
          <w:rFonts w:ascii="Segoe UI" w:hAnsi="Segoe UI" w:cs="Segoe UI"/>
          <w:sz w:val="17"/>
          <w:szCs w:val="17"/>
        </w:rPr>
      </w:pPr>
      <w:r w:rsidRPr="00A452E1">
        <w:rPr>
          <w:rFonts w:ascii="Segoe UI" w:hAnsi="Segoe UI" w:cs="Segoe UI"/>
          <w:sz w:val="17"/>
          <w:szCs w:val="17"/>
        </w:rPr>
        <w:t>We used DCF as our primary valuation approach, as it is forward-looking and captures PKME’s two-dimensional expansion strategy through its increasing diversified service base and geographical expansion agenda. The primary valuation is supported by alternative approaches and sensitivity/scenario analysis to validate the robustness across our key operating and macro assumptions. Our DCF valuation resulted in a 12-month target price of LKR 18</w:t>
      </w:r>
      <w:r>
        <w:rPr>
          <w:rFonts w:ascii="Segoe UI" w:hAnsi="Segoe UI" w:cs="Segoe UI"/>
          <w:sz w:val="17"/>
          <w:szCs w:val="17"/>
        </w:rPr>
        <w:t>7.36</w:t>
      </w:r>
      <w:r w:rsidRPr="00A452E1">
        <w:rPr>
          <w:rFonts w:ascii="Segoe UI" w:hAnsi="Segoe UI" w:cs="Segoe UI"/>
          <w:sz w:val="17"/>
          <w:szCs w:val="17"/>
        </w:rPr>
        <w:t xml:space="preserve"> per share reflecting an upside of 2</w:t>
      </w:r>
      <w:r>
        <w:rPr>
          <w:rFonts w:ascii="Segoe UI" w:hAnsi="Segoe UI" w:cs="Segoe UI"/>
          <w:sz w:val="17"/>
          <w:szCs w:val="17"/>
        </w:rPr>
        <w:t>9.2</w:t>
      </w:r>
      <w:r w:rsidRPr="00A452E1">
        <w:rPr>
          <w:rFonts w:ascii="Segoe UI" w:hAnsi="Segoe UI" w:cs="Segoe UI"/>
          <w:sz w:val="17"/>
          <w:szCs w:val="17"/>
        </w:rPr>
        <w:t>% from PKME’s closing price on 1</w:t>
      </w:r>
      <w:r>
        <w:rPr>
          <w:rFonts w:ascii="Segoe UI" w:hAnsi="Segoe UI" w:cs="Segoe UI"/>
          <w:sz w:val="17"/>
          <w:szCs w:val="17"/>
        </w:rPr>
        <w:t>7</w:t>
      </w:r>
      <w:r w:rsidRPr="00EF3ED9">
        <w:rPr>
          <w:rFonts w:ascii="Segoe UI" w:hAnsi="Segoe UI" w:cs="Segoe UI"/>
          <w:sz w:val="17"/>
          <w:szCs w:val="17"/>
          <w:vertAlign w:val="superscript"/>
        </w:rPr>
        <w:t>th</w:t>
      </w:r>
      <w:r w:rsidRPr="00A452E1">
        <w:rPr>
          <w:rFonts w:ascii="Segoe UI" w:hAnsi="Segoe UI" w:cs="Segoe UI"/>
          <w:sz w:val="17"/>
          <w:szCs w:val="17"/>
        </w:rPr>
        <w:t xml:space="preserve"> December 2025. </w:t>
      </w:r>
      <w:r w:rsidRPr="009C7687">
        <w:rPr>
          <w:rFonts w:ascii="Segoe UI" w:hAnsi="Segoe UI" w:cs="Segoe UI"/>
          <w:b/>
          <w:bCs/>
          <w:sz w:val="17"/>
          <w:szCs w:val="17"/>
        </w:rPr>
        <w:t>(</w:t>
      </w:r>
      <w:r w:rsidRPr="009C7687">
        <w:rPr>
          <w:rFonts w:ascii="Segoe UI" w:hAnsi="Segoe UI" w:cs="Segoe UI"/>
          <w:b/>
          <w:bCs/>
          <w:sz w:val="17"/>
          <w:szCs w:val="17"/>
        </w:rPr>
        <w:fldChar w:fldCharType="begin"/>
      </w:r>
      <w:r w:rsidRPr="009C7687">
        <w:rPr>
          <w:rFonts w:ascii="Segoe UI" w:hAnsi="Segoe UI" w:cs="Segoe UI"/>
          <w:b/>
          <w:bCs/>
          <w:sz w:val="17"/>
          <w:szCs w:val="17"/>
        </w:rPr>
        <w:instrText xml:space="preserve"> REF _Ref217003741 \h </w:instrText>
      </w:r>
      <w:r>
        <w:rPr>
          <w:rFonts w:ascii="Segoe UI" w:hAnsi="Segoe UI" w:cs="Segoe UI"/>
          <w:b/>
          <w:bCs/>
          <w:sz w:val="17"/>
          <w:szCs w:val="17"/>
        </w:rPr>
        <w:instrText xml:space="preserve"> \* MERGEFORMAT </w:instrText>
      </w:r>
      <w:r w:rsidRPr="009C7687">
        <w:rPr>
          <w:rFonts w:ascii="Segoe UI" w:hAnsi="Segoe UI" w:cs="Segoe UI"/>
          <w:b/>
          <w:bCs/>
          <w:sz w:val="17"/>
          <w:szCs w:val="17"/>
        </w:rPr>
      </w:r>
      <w:r w:rsidRPr="009C7687">
        <w:rPr>
          <w:rFonts w:ascii="Segoe UI" w:hAnsi="Segoe UI" w:cs="Segoe UI"/>
          <w:b/>
          <w:bCs/>
          <w:sz w:val="17"/>
          <w:szCs w:val="17"/>
        </w:rPr>
        <w:fldChar w:fldCharType="separate"/>
      </w:r>
      <w:r w:rsidRPr="009C7687">
        <w:rPr>
          <w:rFonts w:ascii="Segoe UI" w:hAnsi="Segoe UI" w:cs="Segoe UI"/>
          <w:b/>
          <w:bCs/>
          <w:sz w:val="17"/>
          <w:szCs w:val="17"/>
        </w:rPr>
        <w:t>Figure 20</w:t>
      </w:r>
      <w:r w:rsidRPr="009C7687">
        <w:rPr>
          <w:rFonts w:ascii="Segoe UI" w:hAnsi="Segoe UI" w:cs="Segoe UI"/>
          <w:b/>
          <w:bCs/>
          <w:sz w:val="17"/>
          <w:szCs w:val="17"/>
        </w:rPr>
        <w:fldChar w:fldCharType="end"/>
      </w:r>
      <w:r w:rsidRPr="009C7687">
        <w:rPr>
          <w:rFonts w:ascii="Segoe UI" w:hAnsi="Segoe UI" w:cs="Segoe UI"/>
          <w:b/>
          <w:bCs/>
          <w:sz w:val="17"/>
          <w:szCs w:val="17"/>
        </w:rPr>
        <w:t>)</w:t>
      </w:r>
      <w:r w:rsidRPr="009C7687">
        <w:rPr>
          <w:rFonts w:ascii="Segoe UI" w:hAnsi="Segoe UI" w:cs="Segoe UI"/>
          <w:sz w:val="17"/>
          <w:szCs w:val="17"/>
        </w:rPr>
        <w:t>.</w:t>
      </w:r>
      <w:r w:rsidRPr="00A452E1">
        <w:rPr>
          <w:rFonts w:ascii="Segoe UI" w:hAnsi="Segoe UI" w:cs="Segoe UI"/>
          <w:sz w:val="17"/>
          <w:szCs w:val="17"/>
        </w:rPr>
        <w:t xml:space="preserve"> Additionally, we conducted a relative valuation using regional peers </w:t>
      </w:r>
      <w:r>
        <w:rPr>
          <w:rFonts w:ascii="Segoe UI" w:hAnsi="Segoe UI" w:cs="Segoe UI"/>
          <w:sz w:val="17"/>
          <w:szCs w:val="17"/>
        </w:rPr>
        <w:t>within the</w:t>
      </w:r>
      <w:r w:rsidRPr="00A452E1">
        <w:rPr>
          <w:rFonts w:ascii="Segoe UI" w:hAnsi="Segoe UI" w:cs="Segoe UI"/>
          <w:sz w:val="17"/>
          <w:szCs w:val="17"/>
        </w:rPr>
        <w:t xml:space="preserve"> ride hailing industry. Our methodology assigns equal weightages to our multiples which are EV/GTV, EV/EBITDA and P/E. The target price under this approach was LKR </w:t>
      </w:r>
      <w:r>
        <w:rPr>
          <w:rFonts w:ascii="Segoe UI" w:hAnsi="Segoe UI" w:cs="Segoe UI"/>
          <w:sz w:val="17"/>
          <w:szCs w:val="17"/>
        </w:rPr>
        <w:t>181.50</w:t>
      </w:r>
      <w:r w:rsidRPr="00A452E1">
        <w:rPr>
          <w:rFonts w:ascii="Segoe UI" w:hAnsi="Segoe UI" w:cs="Segoe UI"/>
          <w:sz w:val="17"/>
          <w:szCs w:val="17"/>
        </w:rPr>
        <w:t xml:space="preserve"> per share with a 2</w:t>
      </w:r>
      <w:r>
        <w:rPr>
          <w:rFonts w:ascii="Segoe UI" w:hAnsi="Segoe UI" w:cs="Segoe UI"/>
          <w:sz w:val="17"/>
          <w:szCs w:val="17"/>
        </w:rPr>
        <w:t>5.2</w:t>
      </w:r>
      <w:r w:rsidRPr="00A452E1">
        <w:rPr>
          <w:rFonts w:ascii="Segoe UI" w:hAnsi="Segoe UI" w:cs="Segoe UI"/>
          <w:sz w:val="17"/>
          <w:szCs w:val="17"/>
        </w:rPr>
        <w:t>% upside</w:t>
      </w:r>
      <w:r w:rsidRPr="009C7687">
        <w:rPr>
          <w:rFonts w:ascii="Segoe UI" w:hAnsi="Segoe UI" w:cs="Segoe UI"/>
          <w:b/>
          <w:bCs/>
          <w:sz w:val="17"/>
          <w:szCs w:val="17"/>
        </w:rPr>
        <w:t xml:space="preserve"> (</w:t>
      </w:r>
      <w:r w:rsidRPr="009C7687">
        <w:rPr>
          <w:rFonts w:ascii="Segoe UI" w:eastAsiaTheme="majorEastAsia" w:hAnsi="Segoe UI" w:cs="Yu Mincho Light"/>
          <w:b/>
          <w:bCs/>
          <w:color w:val="000000" w:themeColor="text1"/>
          <w:kern w:val="0"/>
          <w:sz w:val="16"/>
          <w:szCs w:val="20"/>
          <w14:ligatures w14:val="none"/>
        </w:rPr>
        <w:fldChar w:fldCharType="begin"/>
      </w:r>
      <w:r w:rsidRPr="009C7687">
        <w:rPr>
          <w:rFonts w:ascii="Segoe UI" w:eastAsiaTheme="majorEastAsia" w:hAnsi="Segoe UI" w:cs="Yu Mincho Light"/>
          <w:b/>
          <w:bCs/>
          <w:color w:val="000000" w:themeColor="text1"/>
          <w:kern w:val="0"/>
          <w:sz w:val="16"/>
          <w:szCs w:val="20"/>
          <w14:ligatures w14:val="none"/>
        </w:rPr>
        <w:instrText xml:space="preserve"> REF _Ref217003756 \h </w:instrText>
      </w:r>
      <w:r>
        <w:rPr>
          <w:rFonts w:ascii="Segoe UI" w:eastAsiaTheme="majorEastAsia" w:hAnsi="Segoe UI" w:cs="Yu Mincho Light"/>
          <w:b/>
          <w:bCs/>
          <w:color w:val="000000" w:themeColor="text1"/>
          <w:kern w:val="0"/>
          <w:sz w:val="16"/>
          <w:szCs w:val="20"/>
          <w14:ligatures w14:val="none"/>
        </w:rPr>
        <w:instrText xml:space="preserve"> \* MERGEFORMAT </w:instrText>
      </w:r>
      <w:r w:rsidRPr="009C7687">
        <w:rPr>
          <w:rFonts w:ascii="Segoe UI" w:eastAsiaTheme="majorEastAsia" w:hAnsi="Segoe UI" w:cs="Yu Mincho Light"/>
          <w:b/>
          <w:bCs/>
          <w:color w:val="000000" w:themeColor="text1"/>
          <w:kern w:val="0"/>
          <w:sz w:val="16"/>
          <w:szCs w:val="20"/>
          <w14:ligatures w14:val="none"/>
        </w:rPr>
      </w:r>
      <w:r w:rsidRPr="009C7687">
        <w:rPr>
          <w:rFonts w:ascii="Segoe UI" w:eastAsiaTheme="majorEastAsia" w:hAnsi="Segoe UI" w:cs="Yu Mincho Light"/>
          <w:b/>
          <w:bCs/>
          <w:color w:val="000000" w:themeColor="text1"/>
          <w:kern w:val="0"/>
          <w:sz w:val="16"/>
          <w:szCs w:val="20"/>
          <w14:ligatures w14:val="none"/>
        </w:rPr>
        <w:fldChar w:fldCharType="separate"/>
      </w:r>
      <w:r w:rsidRPr="009C7687">
        <w:rPr>
          <w:rFonts w:ascii="Segoe UI" w:eastAsiaTheme="majorEastAsia" w:hAnsi="Segoe UI" w:cs="Yu Mincho Light"/>
          <w:b/>
          <w:bCs/>
          <w:color w:val="000000" w:themeColor="text1"/>
          <w:kern w:val="0"/>
          <w:sz w:val="16"/>
          <w:szCs w:val="20"/>
          <w14:ligatures w14:val="none"/>
        </w:rPr>
        <w:t>Figure 21</w:t>
      </w:r>
      <w:r w:rsidRPr="009C7687">
        <w:rPr>
          <w:rFonts w:ascii="Segoe UI" w:eastAsiaTheme="majorEastAsia" w:hAnsi="Segoe UI" w:cs="Yu Mincho Light"/>
          <w:b/>
          <w:bCs/>
          <w:color w:val="000000" w:themeColor="text1"/>
          <w:kern w:val="0"/>
          <w:sz w:val="16"/>
          <w:szCs w:val="20"/>
          <w14:ligatures w14:val="none"/>
        </w:rPr>
        <w:fldChar w:fldCharType="end"/>
      </w:r>
      <w:r w:rsidRPr="009C7687">
        <w:rPr>
          <w:rFonts w:ascii="Segoe UI" w:eastAsiaTheme="majorEastAsia" w:hAnsi="Segoe UI" w:cs="Yu Mincho Light"/>
          <w:b/>
          <w:bCs/>
          <w:color w:val="000000" w:themeColor="text1"/>
          <w:kern w:val="0"/>
          <w:sz w:val="16"/>
          <w:szCs w:val="20"/>
          <w14:ligatures w14:val="none"/>
        </w:rPr>
        <w:t>).</w:t>
      </w:r>
      <w:r w:rsidRPr="00A452E1">
        <w:rPr>
          <w:rFonts w:ascii="Segoe UI" w:hAnsi="Segoe UI" w:cs="Segoe UI"/>
          <w:sz w:val="17"/>
          <w:szCs w:val="17"/>
        </w:rPr>
        <w:t xml:space="preserve"> Finally,</w:t>
      </w:r>
      <w:r>
        <w:rPr>
          <w:rFonts w:ascii="Segoe UI" w:hAnsi="Segoe UI" w:cs="Segoe UI"/>
          <w:sz w:val="17"/>
          <w:szCs w:val="17"/>
        </w:rPr>
        <w:t xml:space="preserve"> an</w:t>
      </w:r>
      <w:r w:rsidRPr="00A452E1">
        <w:rPr>
          <w:rFonts w:ascii="Segoe UI" w:hAnsi="Segoe UI" w:cs="Segoe UI"/>
          <w:sz w:val="17"/>
          <w:szCs w:val="17"/>
        </w:rPr>
        <w:t xml:space="preserve"> ESG valuation was conducted to cater to impact investors, by integrating additional dimensions that highlight sustainability and ethical considerations. This methodology resulted in a weighted target price of LKR </w:t>
      </w:r>
      <w:r>
        <w:rPr>
          <w:rFonts w:ascii="Segoe UI" w:hAnsi="Segoe UI" w:cs="Segoe UI"/>
          <w:sz w:val="17"/>
          <w:szCs w:val="17"/>
        </w:rPr>
        <w:t>200.88</w:t>
      </w:r>
      <w:r w:rsidRPr="00A452E1">
        <w:rPr>
          <w:rFonts w:ascii="Segoe UI" w:hAnsi="Segoe UI" w:cs="Segoe UI"/>
          <w:sz w:val="17"/>
          <w:szCs w:val="17"/>
        </w:rPr>
        <w:t xml:space="preserve"> with a 3</w:t>
      </w:r>
      <w:r>
        <w:rPr>
          <w:rFonts w:ascii="Segoe UI" w:hAnsi="Segoe UI" w:cs="Segoe UI"/>
          <w:sz w:val="17"/>
          <w:szCs w:val="17"/>
        </w:rPr>
        <w:t>8.5</w:t>
      </w:r>
      <w:r w:rsidRPr="00A452E1">
        <w:rPr>
          <w:rFonts w:ascii="Segoe UI" w:hAnsi="Segoe UI" w:cs="Segoe UI"/>
          <w:sz w:val="17"/>
          <w:szCs w:val="17"/>
        </w:rPr>
        <w:t xml:space="preserve">% upside </w:t>
      </w:r>
      <w:r w:rsidRPr="009C7687">
        <w:rPr>
          <w:rFonts w:ascii="Segoe UI" w:hAnsi="Segoe UI" w:cs="Segoe UI"/>
          <w:b/>
          <w:bCs/>
          <w:sz w:val="17"/>
          <w:szCs w:val="17"/>
        </w:rPr>
        <w:t>(</w:t>
      </w:r>
      <w:r w:rsidRPr="009C7687">
        <w:rPr>
          <w:rFonts w:ascii="Segoe UI" w:hAnsi="Segoe UI" w:cs="Segoe UI"/>
          <w:b/>
          <w:bCs/>
          <w:sz w:val="17"/>
          <w:szCs w:val="17"/>
        </w:rPr>
        <w:fldChar w:fldCharType="begin"/>
      </w:r>
      <w:r w:rsidRPr="009C7687">
        <w:rPr>
          <w:rFonts w:ascii="Segoe UI" w:hAnsi="Segoe UI" w:cs="Segoe UI"/>
          <w:b/>
          <w:bCs/>
          <w:sz w:val="17"/>
          <w:szCs w:val="17"/>
        </w:rPr>
        <w:instrText xml:space="preserve"> REF _Ref217003772 \h </w:instrText>
      </w:r>
      <w:r>
        <w:rPr>
          <w:rFonts w:ascii="Segoe UI" w:hAnsi="Segoe UI" w:cs="Segoe UI"/>
          <w:b/>
          <w:bCs/>
          <w:sz w:val="17"/>
          <w:szCs w:val="17"/>
        </w:rPr>
        <w:instrText xml:space="preserve"> \* MERGEFORMAT </w:instrText>
      </w:r>
      <w:r w:rsidRPr="009C7687">
        <w:rPr>
          <w:rFonts w:ascii="Segoe UI" w:hAnsi="Segoe UI" w:cs="Segoe UI"/>
          <w:b/>
          <w:bCs/>
          <w:sz w:val="17"/>
          <w:szCs w:val="17"/>
        </w:rPr>
      </w:r>
      <w:r w:rsidRPr="009C7687">
        <w:rPr>
          <w:rFonts w:ascii="Segoe UI" w:hAnsi="Segoe UI" w:cs="Segoe UI"/>
          <w:b/>
          <w:bCs/>
          <w:sz w:val="17"/>
          <w:szCs w:val="17"/>
        </w:rPr>
        <w:fldChar w:fldCharType="separate"/>
      </w:r>
      <w:r w:rsidRPr="009C7687">
        <w:rPr>
          <w:rFonts w:ascii="Segoe UI" w:eastAsiaTheme="majorEastAsia" w:hAnsi="Segoe UI" w:cs="Yu Mincho Light"/>
          <w:b/>
          <w:bCs/>
          <w:color w:val="000000" w:themeColor="text1"/>
          <w:kern w:val="0"/>
          <w:sz w:val="16"/>
          <w:szCs w:val="20"/>
          <w14:ligatures w14:val="none"/>
        </w:rPr>
        <w:t xml:space="preserve">Figure </w:t>
      </w:r>
      <w:r w:rsidRPr="009C7687">
        <w:rPr>
          <w:rFonts w:ascii="Segoe UI" w:eastAsiaTheme="majorEastAsia" w:hAnsi="Segoe UI" w:cs="Yu Mincho Light"/>
          <w:b/>
          <w:bCs/>
          <w:noProof/>
          <w:color w:val="000000" w:themeColor="text1"/>
          <w:kern w:val="0"/>
          <w:sz w:val="16"/>
          <w:szCs w:val="20"/>
          <w14:ligatures w14:val="none"/>
        </w:rPr>
        <w:t>22</w:t>
      </w:r>
      <w:r w:rsidRPr="009C7687">
        <w:rPr>
          <w:rFonts w:ascii="Segoe UI" w:hAnsi="Segoe UI" w:cs="Segoe UI"/>
          <w:b/>
          <w:bCs/>
          <w:sz w:val="17"/>
          <w:szCs w:val="17"/>
        </w:rPr>
        <w:fldChar w:fldCharType="end"/>
      </w:r>
      <w:r w:rsidRPr="009C7687">
        <w:rPr>
          <w:rFonts w:ascii="Segoe UI" w:hAnsi="Segoe UI" w:cs="Segoe UI"/>
          <w:b/>
          <w:bCs/>
          <w:sz w:val="17"/>
          <w:szCs w:val="17"/>
        </w:rPr>
        <w:t>)</w:t>
      </w:r>
      <w:r>
        <w:rPr>
          <w:rFonts w:ascii="Segoe UI" w:hAnsi="Segoe UI" w:cs="Segoe UI"/>
          <w:b/>
          <w:bCs/>
          <w:sz w:val="17"/>
          <w:szCs w:val="17"/>
        </w:rPr>
        <w:t>.</w:t>
      </w:r>
      <w:r w:rsidRPr="00A452E1">
        <w:rPr>
          <w:rFonts w:ascii="Segoe UI" w:hAnsi="Segoe UI" w:cs="Segoe UI"/>
          <w:sz w:val="17"/>
          <w:szCs w:val="17"/>
        </w:rPr>
        <w:t xml:space="preserve"> </w:t>
      </w:r>
    </w:p>
    <w:p w14:paraId="188707FE" w14:textId="77777777" w:rsidR="00FB33EA" w:rsidRPr="005F1E93" w:rsidRDefault="00FB33EA" w:rsidP="00FB33EA">
      <w:pPr>
        <w:pStyle w:val="paragraph"/>
        <w:spacing w:before="0" w:beforeAutospacing="0" w:after="0" w:afterAutospacing="0"/>
        <w:jc w:val="both"/>
        <w:textAlignment w:val="baseline"/>
        <w:rPr>
          <w:rFonts w:ascii="Segoe UI" w:eastAsia="Calibri" w:hAnsi="Segoe UI" w:cs="Segoe UI"/>
          <w:b/>
          <w:bCs/>
          <w:sz w:val="18"/>
          <w:szCs w:val="18"/>
        </w:rPr>
      </w:pPr>
      <w:r w:rsidRPr="005F1E93">
        <w:rPr>
          <w:rFonts w:ascii="Segoe UI" w:eastAsia="Calibri" w:hAnsi="Segoe UI" w:cs="Segoe UI"/>
          <w:b/>
          <w:bCs/>
          <w:sz w:val="18"/>
          <w:szCs w:val="18"/>
        </w:rPr>
        <w:t>DCF with 10-year Projection Period</w:t>
      </w:r>
    </w:p>
    <w:p w14:paraId="0F4A4A08" w14:textId="474280E3" w:rsidR="00FB33EA" w:rsidRPr="00A452E1" w:rsidRDefault="00FB33EA" w:rsidP="00FB33EA">
      <w:pPr>
        <w:spacing w:after="0" w:line="240" w:lineRule="auto"/>
        <w:jc w:val="both"/>
        <w:rPr>
          <w:rFonts w:ascii="Segoe UI" w:hAnsi="Segoe UI" w:cs="Segoe UI"/>
          <w:sz w:val="17"/>
          <w:szCs w:val="17"/>
        </w:rPr>
      </w:pPr>
      <w:r w:rsidRPr="00A452E1">
        <w:rPr>
          <w:rFonts w:ascii="Segoe UI" w:hAnsi="Segoe UI" w:cs="Segoe UI"/>
          <w:noProof/>
          <w:sz w:val="17"/>
          <w:szCs w:val="17"/>
        </w:rPr>
        <mc:AlternateContent>
          <mc:Choice Requires="wps">
            <w:drawing>
              <wp:anchor distT="0" distB="0" distL="114300" distR="114300" simplePos="0" relativeHeight="251666432" behindDoc="0" locked="0" layoutInCell="1" allowOverlap="1" wp14:anchorId="04C97D8F" wp14:editId="5D576785">
                <wp:simplePos x="0" y="0"/>
                <wp:positionH relativeFrom="margin">
                  <wp:align>right</wp:align>
                </wp:positionH>
                <wp:positionV relativeFrom="paragraph">
                  <wp:posOffset>4237</wp:posOffset>
                </wp:positionV>
                <wp:extent cx="4808220" cy="0"/>
                <wp:effectExtent l="0" t="0" r="0" b="0"/>
                <wp:wrapNone/>
                <wp:docPr id="438210449"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40B950" id="Straight Connector 122" o:spid="_x0000_s1026" style="position:absolute;flip:y;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7.4pt,.35pt" to="70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" strokecolor="#ffc000" strokeweight="1.5pt">
                <v:stroke joinstyle="miter"/>
                <w10:wrap anchorx="margin"/>
              </v:line>
            </w:pict>
          </mc:Fallback>
        </mc:AlternateContent>
      </w:r>
      <w:r w:rsidRPr="00A452E1">
        <w:rPr>
          <w:rFonts w:ascii="Segoe UI" w:hAnsi="Segoe UI" w:cs="Segoe UI"/>
          <w:sz w:val="17"/>
          <w:szCs w:val="17"/>
        </w:rPr>
        <w:t xml:space="preserve">We valued PKME using a 10-year explicit period forecast followed by a terminal period, employing the Free Cash Flow to Firm (FCFF) method, to account for </w:t>
      </w:r>
      <w:r>
        <w:rPr>
          <w:rFonts w:ascii="Segoe UI" w:hAnsi="Segoe UI" w:cs="Segoe UI"/>
          <w:sz w:val="17"/>
          <w:szCs w:val="17"/>
        </w:rPr>
        <w:t xml:space="preserve">the </w:t>
      </w:r>
      <w:r w:rsidRPr="00A452E1">
        <w:rPr>
          <w:rFonts w:ascii="Segoe UI" w:hAnsi="Segoe UI" w:cs="Segoe UI"/>
          <w:sz w:val="17"/>
          <w:szCs w:val="17"/>
        </w:rPr>
        <w:t xml:space="preserve">company’s strategic expansion and revenue diversification. The 10-year explicit period reflects PKME’s growth potential, a two-dimensional expansion strategy given the scalability of the platform. This extended forecast period allows us to accurately capture the revenue from each service verticals incorporating varying dynamics and transitioning into a steady performance state. </w:t>
      </w:r>
      <w:hyperlink w:anchor="_Appendix_26:_DCF" w:history="1">
        <w:r w:rsidRPr="00717A75">
          <w:rPr>
            <w:rStyle w:val="Hyperlink"/>
            <w:rFonts w:ascii="Segoe UI" w:hAnsi="Segoe UI" w:cs="Segoe UI"/>
            <w:b/>
            <w:bCs/>
            <w:sz w:val="17"/>
            <w:szCs w:val="17"/>
          </w:rPr>
          <w:t>(Appendix 2</w:t>
        </w:r>
        <w:r>
          <w:rPr>
            <w:rStyle w:val="Hyperlink"/>
            <w:rFonts w:ascii="Segoe UI" w:hAnsi="Segoe UI" w:cs="Segoe UI"/>
            <w:b/>
            <w:bCs/>
            <w:sz w:val="17"/>
            <w:szCs w:val="17"/>
          </w:rPr>
          <w:t>7</w:t>
        </w:r>
        <w:r w:rsidRPr="00717A75">
          <w:rPr>
            <w:rStyle w:val="Hyperlink"/>
            <w:rFonts w:ascii="Segoe UI" w:hAnsi="Segoe UI" w:cs="Segoe UI"/>
            <w:b/>
            <w:bCs/>
            <w:sz w:val="17"/>
            <w:szCs w:val="17"/>
          </w:rPr>
          <w:t>)</w:t>
        </w:r>
      </w:hyperlink>
      <w:r w:rsidRPr="00A452E1">
        <w:rPr>
          <w:rFonts w:ascii="Segoe UI" w:hAnsi="Segoe UI" w:cs="Segoe UI"/>
          <w:sz w:val="17"/>
          <w:szCs w:val="17"/>
        </w:rPr>
        <w:t>. Using the DCF approach, we arrived at a target price of LKR 18</w:t>
      </w:r>
      <w:r>
        <w:rPr>
          <w:rFonts w:ascii="Segoe UI" w:hAnsi="Segoe UI" w:cs="Segoe UI"/>
          <w:sz w:val="17"/>
          <w:szCs w:val="17"/>
        </w:rPr>
        <w:t>7.36</w:t>
      </w:r>
      <w:r w:rsidRPr="00A452E1">
        <w:rPr>
          <w:rFonts w:ascii="Segoe UI" w:hAnsi="Segoe UI" w:cs="Segoe UI"/>
          <w:sz w:val="17"/>
          <w:szCs w:val="17"/>
        </w:rPr>
        <w:t>, reflecting an upside of 2</w:t>
      </w:r>
      <w:r>
        <w:rPr>
          <w:rFonts w:ascii="Segoe UI" w:hAnsi="Segoe UI" w:cs="Segoe UI"/>
          <w:sz w:val="17"/>
          <w:szCs w:val="17"/>
        </w:rPr>
        <w:t>9.2</w:t>
      </w:r>
      <w:r w:rsidRPr="00A452E1">
        <w:rPr>
          <w:rFonts w:ascii="Segoe UI" w:hAnsi="Segoe UI" w:cs="Segoe UI"/>
          <w:sz w:val="17"/>
          <w:szCs w:val="17"/>
        </w:rPr>
        <w:t>% under the base case assumptions. Bull and bear cases yielded target prices of LKR 2</w:t>
      </w:r>
      <w:r>
        <w:rPr>
          <w:rFonts w:ascii="Segoe UI" w:hAnsi="Segoe UI" w:cs="Segoe UI"/>
          <w:sz w:val="17"/>
          <w:szCs w:val="17"/>
        </w:rPr>
        <w:t>41.42</w:t>
      </w:r>
      <w:r w:rsidRPr="00A452E1">
        <w:rPr>
          <w:rFonts w:ascii="Segoe UI" w:hAnsi="Segoe UI" w:cs="Segoe UI"/>
          <w:sz w:val="17"/>
          <w:szCs w:val="17"/>
        </w:rPr>
        <w:t xml:space="preserve"> and LKR 16</w:t>
      </w:r>
      <w:r>
        <w:rPr>
          <w:rFonts w:ascii="Segoe UI" w:hAnsi="Segoe UI" w:cs="Segoe UI"/>
          <w:sz w:val="17"/>
          <w:szCs w:val="17"/>
        </w:rPr>
        <w:t>2.06</w:t>
      </w:r>
      <w:r w:rsidRPr="00A452E1">
        <w:rPr>
          <w:rFonts w:ascii="Segoe UI" w:hAnsi="Segoe UI" w:cs="Segoe UI"/>
          <w:sz w:val="17"/>
          <w:szCs w:val="17"/>
        </w:rPr>
        <w:t xml:space="preserve"> with respective upsides of </w:t>
      </w:r>
      <w:r>
        <w:rPr>
          <w:rFonts w:ascii="Segoe UI" w:hAnsi="Segoe UI" w:cs="Segoe UI"/>
          <w:sz w:val="17"/>
          <w:szCs w:val="17"/>
        </w:rPr>
        <w:t>65.5%</w:t>
      </w:r>
      <w:r w:rsidRPr="00A452E1">
        <w:rPr>
          <w:rFonts w:ascii="Segoe UI" w:hAnsi="Segoe UI" w:cs="Segoe UI"/>
          <w:sz w:val="17"/>
          <w:szCs w:val="17"/>
        </w:rPr>
        <w:t xml:space="preserve"> and </w:t>
      </w:r>
      <w:r>
        <w:rPr>
          <w:rFonts w:ascii="Segoe UI" w:hAnsi="Segoe UI" w:cs="Segoe UI"/>
          <w:sz w:val="17"/>
          <w:szCs w:val="17"/>
        </w:rPr>
        <w:t>11.8%</w:t>
      </w:r>
      <w:r w:rsidRPr="00A452E1">
        <w:rPr>
          <w:rFonts w:ascii="Segoe UI" w:hAnsi="Segoe UI" w:cs="Segoe UI"/>
          <w:sz w:val="17"/>
          <w:szCs w:val="17"/>
        </w:rPr>
        <w:t xml:space="preserve">. </w:t>
      </w:r>
      <w:r>
        <w:rPr>
          <w:rFonts w:ascii="Segoe UI" w:hAnsi="Segoe UI" w:cs="Segoe UI"/>
          <w:sz w:val="17"/>
          <w:szCs w:val="17"/>
        </w:rPr>
        <w:t xml:space="preserve">The share price range derived from our scenario analysis incorporates visibility across key assumptions, notably even the bear case implies an upside of 11.8%. </w:t>
      </w:r>
      <w:r w:rsidRPr="00EF3781">
        <w:rPr>
          <w:rFonts w:ascii="Segoe UI" w:hAnsi="Segoe UI" w:cs="Segoe UI"/>
          <w:b/>
          <w:bCs/>
          <w:sz w:val="17"/>
          <w:szCs w:val="17"/>
        </w:rPr>
        <w:t>(</w:t>
      </w:r>
      <w:r w:rsidRPr="00EF3781">
        <w:rPr>
          <w:rFonts w:ascii="Segoe UI" w:hAnsi="Segoe UI" w:cs="Segoe UI"/>
          <w:b/>
          <w:bCs/>
          <w:sz w:val="17"/>
          <w:szCs w:val="17"/>
        </w:rPr>
        <w:fldChar w:fldCharType="begin"/>
      </w:r>
      <w:r w:rsidRPr="00EF3781">
        <w:rPr>
          <w:rFonts w:ascii="Segoe UI" w:hAnsi="Segoe UI" w:cs="Segoe UI"/>
          <w:b/>
          <w:bCs/>
          <w:sz w:val="17"/>
          <w:szCs w:val="17"/>
        </w:rPr>
        <w:instrText xml:space="preserve"> REF _Ref217003992 \h  \* MERGEFORMAT </w:instrText>
      </w:r>
      <w:r w:rsidRPr="00EF3781">
        <w:rPr>
          <w:rFonts w:ascii="Segoe UI" w:hAnsi="Segoe UI" w:cs="Segoe UI"/>
          <w:b/>
          <w:bCs/>
          <w:sz w:val="17"/>
          <w:szCs w:val="17"/>
        </w:rPr>
      </w:r>
      <w:r w:rsidRPr="00EF3781">
        <w:rPr>
          <w:rFonts w:ascii="Segoe UI" w:hAnsi="Segoe UI" w:cs="Segoe UI"/>
          <w:b/>
          <w:bCs/>
          <w:sz w:val="17"/>
          <w:szCs w:val="17"/>
        </w:rPr>
        <w:fldChar w:fldCharType="separate"/>
      </w:r>
      <w:r w:rsidRPr="00EF3781">
        <w:rPr>
          <w:rFonts w:ascii="Segoe UI" w:hAnsi="Segoe UI" w:cs="Segoe UI"/>
          <w:b/>
          <w:bCs/>
          <w:sz w:val="17"/>
          <w:szCs w:val="17"/>
        </w:rPr>
        <w:t>Figure 28</w:t>
      </w:r>
      <w:r w:rsidRPr="00EF3781">
        <w:rPr>
          <w:rFonts w:ascii="Segoe UI" w:hAnsi="Segoe UI" w:cs="Segoe UI"/>
          <w:b/>
          <w:bCs/>
          <w:sz w:val="17"/>
          <w:szCs w:val="17"/>
        </w:rPr>
        <w:fldChar w:fldCharType="end"/>
      </w:r>
      <w:r w:rsidRPr="00EF3781">
        <w:rPr>
          <w:rFonts w:ascii="Segoe UI" w:hAnsi="Segoe UI" w:cs="Segoe UI"/>
          <w:b/>
          <w:bCs/>
          <w:sz w:val="17"/>
          <w:szCs w:val="17"/>
        </w:rPr>
        <w:t>)</w:t>
      </w:r>
      <w:r w:rsidRPr="00A452E1">
        <w:rPr>
          <w:rFonts w:ascii="Segoe UI" w:hAnsi="Segoe UI" w:cs="Segoe UI"/>
          <w:sz w:val="17"/>
          <w:szCs w:val="17"/>
        </w:rPr>
        <w:t xml:space="preserve"> </w:t>
      </w:r>
    </w:p>
    <w:p w14:paraId="3006D592" w14:textId="77777777" w:rsidR="00FB33EA" w:rsidRPr="005F1E93" w:rsidRDefault="00FB33EA" w:rsidP="00FB33EA">
      <w:pPr>
        <w:pStyle w:val="paragraph"/>
        <w:spacing w:before="0" w:beforeAutospacing="0" w:after="0" w:afterAutospacing="0"/>
        <w:jc w:val="both"/>
        <w:textAlignment w:val="baseline"/>
        <w:rPr>
          <w:rFonts w:ascii="Segoe UI" w:eastAsia="Calibri" w:hAnsi="Segoe UI" w:cs="Segoe UI"/>
          <w:b/>
          <w:bCs/>
          <w:sz w:val="18"/>
          <w:szCs w:val="18"/>
        </w:rPr>
      </w:pPr>
      <w:r w:rsidRPr="005F1E93">
        <w:rPr>
          <w:rFonts w:ascii="Segoe UI" w:eastAsia="Calibri" w:hAnsi="Segoe UI" w:cs="Segoe UI"/>
          <w:b/>
          <w:bCs/>
          <w:sz w:val="18"/>
          <w:szCs w:val="18"/>
        </w:rPr>
        <w:t>Projections</w:t>
      </w:r>
    </w:p>
    <w:p w14:paraId="113C1284" w14:textId="77777777" w:rsidR="00FB33EA" w:rsidRPr="00A452E1" w:rsidRDefault="00FB33EA" w:rsidP="00FB33EA">
      <w:pPr>
        <w:pStyle w:val="p1"/>
        <w:spacing w:before="0" w:beforeAutospacing="0" w:after="0" w:afterAutospacing="0"/>
        <w:jc w:val="both"/>
        <w:rPr>
          <w:rFonts w:ascii="Segoe UI" w:eastAsiaTheme="minorHAnsi" w:hAnsi="Segoe UI" w:cs="Segoe UI"/>
          <w:kern w:val="2"/>
          <w:sz w:val="17"/>
          <w:szCs w:val="17"/>
          <w:lang w:eastAsia="en-US" w:bidi="ar-SA"/>
          <w14:ligatures w14:val="standardContextual"/>
        </w:rPr>
      </w:pPr>
      <w:r w:rsidRPr="00A452E1">
        <w:rPr>
          <w:rFonts w:ascii="Segoe UI" w:eastAsiaTheme="minorHAnsi" w:hAnsi="Segoe UI" w:cs="Segoe UI"/>
          <w:noProof/>
          <w:kern w:val="2"/>
          <w:sz w:val="17"/>
          <w:szCs w:val="17"/>
          <w:lang w:eastAsia="en-US" w:bidi="ar-SA"/>
          <w14:ligatures w14:val="standardContextual"/>
        </w:rPr>
        <mc:AlternateContent>
          <mc:Choice Requires="wps">
            <w:drawing>
              <wp:anchor distT="0" distB="0" distL="114300" distR="114300" simplePos="0" relativeHeight="251667456" behindDoc="0" locked="0" layoutInCell="1" allowOverlap="1" wp14:anchorId="4B2AC8B2" wp14:editId="43623206">
                <wp:simplePos x="0" y="0"/>
                <wp:positionH relativeFrom="margin">
                  <wp:align>right</wp:align>
                </wp:positionH>
                <wp:positionV relativeFrom="paragraph">
                  <wp:posOffset>7481</wp:posOffset>
                </wp:positionV>
                <wp:extent cx="4808220" cy="0"/>
                <wp:effectExtent l="0" t="0" r="0" b="0"/>
                <wp:wrapNone/>
                <wp:docPr id="1719101225"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F8D067" id="Straight Connector 122" o:spid="_x0000_s1026" style="position:absolute;flip:y;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7.4pt,.6pt" to="70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" strokecolor="#ffc000" strokeweight="1.5pt">
                <v:stroke joinstyle="miter"/>
                <w10:wrap anchorx="margin"/>
              </v:line>
            </w:pict>
          </mc:Fallback>
        </mc:AlternateContent>
      </w:r>
      <w:r w:rsidRPr="00A452E1">
        <w:rPr>
          <w:rFonts w:ascii="Segoe UI" w:eastAsiaTheme="minorHAnsi" w:hAnsi="Segoe UI" w:cs="Segoe UI"/>
          <w:kern w:val="2"/>
          <w:sz w:val="17"/>
          <w:szCs w:val="17"/>
          <w:lang w:eastAsia="en-US" w:bidi="ar-SA"/>
          <w14:ligatures w14:val="standardContextual"/>
        </w:rPr>
        <w:t>PKME’s revenue is driven by total gross transaction value and the net take rate (net commission) the company earns from its operations</w:t>
      </w:r>
      <w:r>
        <w:rPr>
          <w:rFonts w:ascii="Segoe UI" w:eastAsiaTheme="minorHAnsi" w:hAnsi="Segoe UI" w:cs="Segoe UI"/>
          <w:kern w:val="2"/>
          <w:sz w:val="17"/>
          <w:szCs w:val="17"/>
          <w:lang w:eastAsia="en-US" w:bidi="ar-SA"/>
          <w14:ligatures w14:val="standardContextual"/>
        </w:rPr>
        <w:t xml:space="preserve"> </w:t>
      </w:r>
      <w:r w:rsidRPr="007F1929">
        <w:rPr>
          <w:rFonts w:ascii="Segoe UI" w:eastAsiaTheme="minorHAnsi" w:hAnsi="Segoe UI" w:cs="Segoe UI"/>
          <w:b/>
          <w:bCs/>
          <w:kern w:val="2"/>
          <w:sz w:val="17"/>
          <w:szCs w:val="17"/>
          <w:lang w:eastAsia="en-US" w:bidi="ar-SA"/>
          <w14:ligatures w14:val="standardContextual"/>
        </w:rPr>
        <w:t>(</w:t>
      </w:r>
      <w:r w:rsidRPr="007F1929">
        <w:rPr>
          <w:rFonts w:ascii="Segoe UI" w:eastAsiaTheme="minorHAnsi" w:hAnsi="Segoe UI" w:cs="Segoe UI"/>
          <w:b/>
          <w:bCs/>
          <w:kern w:val="2"/>
          <w:sz w:val="17"/>
          <w:szCs w:val="17"/>
          <w:lang w:eastAsia="en-US" w:bidi="ar-SA"/>
          <w14:ligatures w14:val="standardContextual"/>
        </w:rPr>
        <w:fldChar w:fldCharType="begin"/>
      </w:r>
      <w:r w:rsidRPr="007F1929">
        <w:rPr>
          <w:rFonts w:ascii="Segoe UI" w:eastAsiaTheme="minorHAnsi" w:hAnsi="Segoe UI" w:cs="Segoe UI"/>
          <w:b/>
          <w:bCs/>
          <w:kern w:val="2"/>
          <w:sz w:val="17"/>
          <w:szCs w:val="17"/>
          <w:lang w:eastAsia="en-US" w:bidi="ar-SA"/>
          <w14:ligatures w14:val="standardContextual"/>
        </w:rPr>
        <w:instrText xml:space="preserve"> REF _Ref217004050 \h </w:instrText>
      </w:r>
      <w:r>
        <w:rPr>
          <w:rFonts w:ascii="Segoe UI" w:eastAsiaTheme="minorHAnsi" w:hAnsi="Segoe UI" w:cs="Segoe UI"/>
          <w:b/>
          <w:bCs/>
          <w:kern w:val="2"/>
          <w:sz w:val="17"/>
          <w:szCs w:val="17"/>
          <w:lang w:eastAsia="en-US" w:bidi="ar-SA"/>
          <w14:ligatures w14:val="standardContextual"/>
        </w:rPr>
        <w:instrText xml:space="preserve"> \* MERGEFORMAT </w:instrText>
      </w:r>
      <w:r w:rsidRPr="007F1929">
        <w:rPr>
          <w:rFonts w:ascii="Segoe UI" w:eastAsiaTheme="minorHAnsi" w:hAnsi="Segoe UI" w:cs="Segoe UI"/>
          <w:b/>
          <w:bCs/>
          <w:kern w:val="2"/>
          <w:sz w:val="17"/>
          <w:szCs w:val="17"/>
          <w:lang w:eastAsia="en-US" w:bidi="ar-SA"/>
          <w14:ligatures w14:val="standardContextual"/>
        </w:rPr>
      </w:r>
      <w:r w:rsidRPr="007F1929">
        <w:rPr>
          <w:rFonts w:ascii="Segoe UI" w:eastAsiaTheme="minorHAnsi" w:hAnsi="Segoe UI" w:cs="Segoe UI"/>
          <w:b/>
          <w:bCs/>
          <w:kern w:val="2"/>
          <w:sz w:val="17"/>
          <w:szCs w:val="17"/>
          <w:lang w:eastAsia="en-US" w:bidi="ar-SA"/>
          <w14:ligatures w14:val="standardContextual"/>
        </w:rPr>
        <w:fldChar w:fldCharType="separate"/>
      </w:r>
      <w:r w:rsidRPr="007F1929">
        <w:rPr>
          <w:rFonts w:ascii="Segoe UI" w:eastAsiaTheme="minorHAnsi" w:hAnsi="Segoe UI" w:cs="Segoe UI"/>
          <w:b/>
          <w:bCs/>
          <w:kern w:val="2"/>
          <w:sz w:val="17"/>
          <w:szCs w:val="17"/>
          <w:lang w:eastAsia="en-US" w:bidi="ar-SA"/>
          <w14:ligatures w14:val="standardContextual"/>
        </w:rPr>
        <w:t>Figure 24</w:t>
      </w:r>
      <w:r w:rsidRPr="007F1929">
        <w:rPr>
          <w:rFonts w:ascii="Segoe UI" w:eastAsiaTheme="minorHAnsi" w:hAnsi="Segoe UI" w:cs="Segoe UI"/>
          <w:b/>
          <w:bCs/>
          <w:kern w:val="2"/>
          <w:sz w:val="17"/>
          <w:szCs w:val="17"/>
          <w:lang w:eastAsia="en-US" w:bidi="ar-SA"/>
          <w14:ligatures w14:val="standardContextual"/>
        </w:rPr>
        <w:fldChar w:fldCharType="end"/>
      </w:r>
      <w:r w:rsidRPr="007F1929">
        <w:rPr>
          <w:rFonts w:ascii="Segoe UI" w:eastAsiaTheme="minorHAnsi" w:hAnsi="Segoe UI" w:cs="Segoe UI"/>
          <w:b/>
          <w:bCs/>
          <w:kern w:val="2"/>
          <w:sz w:val="17"/>
          <w:szCs w:val="17"/>
          <w:lang w:eastAsia="en-US" w:bidi="ar-SA"/>
          <w14:ligatures w14:val="standardContextual"/>
        </w:rPr>
        <w:t>)</w:t>
      </w:r>
      <w:r w:rsidRPr="007F1929">
        <w:rPr>
          <w:rFonts w:ascii="Segoe UI" w:eastAsiaTheme="minorHAnsi" w:hAnsi="Segoe UI" w:cs="Segoe UI"/>
          <w:kern w:val="2"/>
          <w:sz w:val="17"/>
          <w:szCs w:val="17"/>
          <w:lang w:eastAsia="en-US" w:bidi="ar-SA"/>
          <w14:ligatures w14:val="standardContextual"/>
        </w:rPr>
        <w:t>.</w:t>
      </w:r>
      <w:r w:rsidRPr="00A452E1">
        <w:rPr>
          <w:rFonts w:ascii="Segoe UI" w:eastAsiaTheme="minorHAnsi" w:hAnsi="Segoe UI" w:cs="Segoe UI"/>
          <w:kern w:val="2"/>
          <w:sz w:val="17"/>
          <w:szCs w:val="17"/>
          <w:lang w:eastAsia="en-US" w:bidi="ar-SA"/>
          <w14:ligatures w14:val="standardContextual"/>
        </w:rPr>
        <w:t xml:space="preserve"> We forecast the average net take rate to remain at 10.0% through FY35E, reflecting historical consistency and the company’s supply-expansion strategies. Despite competitive pressures in the industry, PKME is expected to maintain this level due to its market dominance supported by strong market share, high rider and driver satisfaction, and superior technology</w:t>
      </w:r>
      <w:r>
        <w:rPr>
          <w:rFonts w:ascii="Segoe UI" w:eastAsiaTheme="minorHAnsi" w:hAnsi="Segoe UI" w:cs="Segoe UI"/>
          <w:kern w:val="2"/>
          <w:sz w:val="17"/>
          <w:szCs w:val="17"/>
          <w:lang w:eastAsia="en-US" w:bidi="ar-SA"/>
          <w14:ligatures w14:val="standardContextual"/>
        </w:rPr>
        <w:t xml:space="preserve"> </w:t>
      </w:r>
      <w:r w:rsidRPr="00A13E6B">
        <w:rPr>
          <w:rFonts w:ascii="Segoe UI" w:eastAsiaTheme="minorHAnsi" w:hAnsi="Segoe UI" w:cs="Segoe UI"/>
          <w:b/>
          <w:bCs/>
          <w:kern w:val="2"/>
          <w:sz w:val="17"/>
          <w:szCs w:val="17"/>
          <w:lang w:eastAsia="en-US" w:bidi="ar-SA"/>
          <w14:ligatures w14:val="standardContextual"/>
        </w:rPr>
        <w:t>(</w:t>
      </w:r>
      <w:r w:rsidRPr="00A13E6B">
        <w:rPr>
          <w:rFonts w:ascii="Segoe UI" w:eastAsiaTheme="minorHAnsi" w:hAnsi="Segoe UI" w:cs="Segoe UI"/>
          <w:b/>
          <w:bCs/>
          <w:kern w:val="2"/>
          <w:sz w:val="17"/>
          <w:szCs w:val="17"/>
          <w:lang w:eastAsia="en-US" w:bidi="ar-SA"/>
          <w14:ligatures w14:val="standardContextual"/>
        </w:rPr>
        <w:fldChar w:fldCharType="begin"/>
      </w:r>
      <w:r w:rsidRPr="00A13E6B">
        <w:rPr>
          <w:rFonts w:ascii="Segoe UI" w:eastAsiaTheme="minorHAnsi" w:hAnsi="Segoe UI" w:cs="Segoe UI"/>
          <w:b/>
          <w:bCs/>
          <w:kern w:val="2"/>
          <w:sz w:val="17"/>
          <w:szCs w:val="17"/>
          <w:lang w:eastAsia="en-US" w:bidi="ar-SA"/>
          <w14:ligatures w14:val="standardContextual"/>
        </w:rPr>
        <w:instrText xml:space="preserve"> REF _Ref216902139 \h </w:instrText>
      </w:r>
      <w:r>
        <w:rPr>
          <w:rFonts w:ascii="Segoe UI" w:eastAsiaTheme="minorHAnsi" w:hAnsi="Segoe UI" w:cs="Segoe UI"/>
          <w:b/>
          <w:bCs/>
          <w:kern w:val="2"/>
          <w:sz w:val="17"/>
          <w:szCs w:val="17"/>
          <w:lang w:eastAsia="en-US" w:bidi="ar-SA"/>
          <w14:ligatures w14:val="standardContextual"/>
        </w:rPr>
        <w:instrText xml:space="preserve"> \* MERGEFORMAT </w:instrText>
      </w:r>
      <w:r w:rsidRPr="00A13E6B">
        <w:rPr>
          <w:rFonts w:ascii="Segoe UI" w:eastAsiaTheme="minorHAnsi" w:hAnsi="Segoe UI" w:cs="Segoe UI"/>
          <w:b/>
          <w:bCs/>
          <w:kern w:val="2"/>
          <w:sz w:val="17"/>
          <w:szCs w:val="17"/>
          <w:lang w:eastAsia="en-US" w:bidi="ar-SA"/>
          <w14:ligatures w14:val="standardContextual"/>
        </w:rPr>
      </w:r>
      <w:r w:rsidRPr="00A13E6B">
        <w:rPr>
          <w:rFonts w:ascii="Segoe UI" w:eastAsiaTheme="minorHAnsi" w:hAnsi="Segoe UI" w:cs="Segoe UI"/>
          <w:b/>
          <w:bCs/>
          <w:kern w:val="2"/>
          <w:sz w:val="17"/>
          <w:szCs w:val="17"/>
          <w:lang w:eastAsia="en-US" w:bidi="ar-SA"/>
          <w14:ligatures w14:val="standardContextual"/>
        </w:rPr>
        <w:fldChar w:fldCharType="separate"/>
      </w:r>
      <w:r w:rsidRPr="00A13E6B">
        <w:rPr>
          <w:rFonts w:ascii="Segoe UI" w:eastAsiaTheme="minorHAnsi" w:hAnsi="Segoe UI" w:cs="Segoe UI"/>
          <w:b/>
          <w:bCs/>
          <w:kern w:val="2"/>
          <w:sz w:val="17"/>
          <w:szCs w:val="17"/>
          <w:lang w:eastAsia="en-US" w:bidi="ar-SA"/>
          <w14:ligatures w14:val="standardContextual"/>
        </w:rPr>
        <w:t>Figure 9</w:t>
      </w:r>
      <w:r w:rsidRPr="00A13E6B">
        <w:rPr>
          <w:rFonts w:ascii="Segoe UI" w:eastAsiaTheme="minorHAnsi" w:hAnsi="Segoe UI" w:cs="Segoe UI"/>
          <w:b/>
          <w:bCs/>
          <w:kern w:val="2"/>
          <w:sz w:val="17"/>
          <w:szCs w:val="17"/>
          <w:lang w:eastAsia="en-US" w:bidi="ar-SA"/>
          <w14:ligatures w14:val="standardContextual"/>
        </w:rPr>
        <w:fldChar w:fldCharType="end"/>
      </w:r>
      <w:r w:rsidRPr="00A13E6B">
        <w:rPr>
          <w:rFonts w:ascii="Segoe UI" w:eastAsiaTheme="minorHAnsi" w:hAnsi="Segoe UI" w:cs="Segoe UI"/>
          <w:b/>
          <w:bCs/>
          <w:kern w:val="2"/>
          <w:sz w:val="17"/>
          <w:szCs w:val="17"/>
          <w:lang w:eastAsia="en-US" w:bidi="ar-SA"/>
          <w14:ligatures w14:val="standardContextual"/>
        </w:rPr>
        <w:t>)</w:t>
      </w:r>
      <w:r w:rsidRPr="00A13E6B">
        <w:rPr>
          <w:rFonts w:ascii="Segoe UI" w:eastAsiaTheme="minorHAnsi" w:hAnsi="Segoe UI" w:cs="Segoe UI"/>
          <w:kern w:val="2"/>
          <w:sz w:val="17"/>
          <w:szCs w:val="17"/>
          <w:lang w:eastAsia="en-US" w:bidi="ar-SA"/>
          <w14:ligatures w14:val="standardContextual"/>
        </w:rPr>
        <w:t>.</w:t>
      </w:r>
      <w:r w:rsidRPr="00A13E6B">
        <w:rPr>
          <w:rFonts w:ascii="Segoe UI" w:eastAsiaTheme="minorHAnsi" w:hAnsi="Segoe UI" w:cs="Segoe UI"/>
          <w:b/>
          <w:bCs/>
          <w:kern w:val="2"/>
          <w:sz w:val="17"/>
          <w:szCs w:val="17"/>
          <w:lang w:eastAsia="en-US" w:bidi="ar-SA"/>
          <w14:ligatures w14:val="standardContextual"/>
        </w:rPr>
        <w:t xml:space="preserve">                                                                                                                                      </w:t>
      </w:r>
    </w:p>
    <w:p w14:paraId="489F0893" w14:textId="77777777" w:rsidR="00FB33EA" w:rsidRPr="0031042B" w:rsidRDefault="00FB33EA" w:rsidP="00FB33EA">
      <w:pPr>
        <w:pStyle w:val="p1"/>
        <w:spacing w:before="0" w:beforeAutospacing="0" w:after="0" w:afterAutospacing="0"/>
        <w:jc w:val="both"/>
      </w:pPr>
      <w:r w:rsidRPr="00A452E1">
        <w:rPr>
          <w:rFonts w:ascii="Segoe UI" w:eastAsiaTheme="minorHAnsi" w:hAnsi="Segoe UI" w:cs="Segoe UI"/>
          <w:b/>
          <w:bCs/>
          <w:kern w:val="2"/>
          <w:sz w:val="17"/>
          <w:szCs w:val="17"/>
          <w:lang w:eastAsia="en-US" w:bidi="ar-SA"/>
          <w14:ligatures w14:val="standardContextual"/>
        </w:rPr>
        <w:t xml:space="preserve">Gross Transaction Value: </w:t>
      </w:r>
      <w:r>
        <w:rPr>
          <w:rFonts w:ascii="Segoe UI" w:eastAsiaTheme="minorHAnsi" w:hAnsi="Segoe UI" w:cs="Segoe UI"/>
          <w:kern w:val="2"/>
          <w:sz w:val="17"/>
          <w:szCs w:val="17"/>
          <w:lang w:eastAsia="en-US" w:bidi="ar-SA"/>
          <w14:ligatures w14:val="standardContextual"/>
        </w:rPr>
        <w:t>Given</w:t>
      </w:r>
      <w:r w:rsidRPr="00A452E1">
        <w:rPr>
          <w:rFonts w:ascii="Segoe UI" w:eastAsiaTheme="minorHAnsi" w:hAnsi="Segoe UI" w:cs="Segoe UI"/>
          <w:kern w:val="2"/>
          <w:sz w:val="17"/>
          <w:szCs w:val="17"/>
          <w:lang w:eastAsia="en-US" w:bidi="ar-SA"/>
          <w14:ligatures w14:val="standardContextual"/>
        </w:rPr>
        <w:t xml:space="preserve"> PKME’s service diversification across 3 verticals, namely Hailing, Delivery and Experiences, we have employed two modelling techniques, first hailing and delivery using bottom-up approach and experiences using top-down approach. Our FY35E forecasts imply a revenue composition of 75</w:t>
      </w:r>
      <w:r>
        <w:rPr>
          <w:rFonts w:ascii="Segoe UI" w:eastAsiaTheme="minorHAnsi" w:hAnsi="Segoe UI" w:cs="Segoe UI"/>
          <w:kern w:val="2"/>
          <w:sz w:val="17"/>
          <w:szCs w:val="17"/>
          <w:lang w:eastAsia="en-US" w:bidi="ar-SA"/>
          <w14:ligatures w14:val="standardContextual"/>
        </w:rPr>
        <w:t>.0</w:t>
      </w:r>
      <w:r w:rsidRPr="00A452E1">
        <w:rPr>
          <w:rFonts w:ascii="Segoe UI" w:eastAsiaTheme="minorHAnsi" w:hAnsi="Segoe UI" w:cs="Segoe UI"/>
          <w:kern w:val="2"/>
          <w:sz w:val="17"/>
          <w:szCs w:val="17"/>
          <w:lang w:eastAsia="en-US" w:bidi="ar-SA"/>
          <w14:ligatures w14:val="standardContextual"/>
        </w:rPr>
        <w:t>%, 15</w:t>
      </w:r>
      <w:r>
        <w:rPr>
          <w:rFonts w:ascii="Segoe UI" w:eastAsiaTheme="minorHAnsi" w:hAnsi="Segoe UI" w:cs="Segoe UI"/>
          <w:kern w:val="2"/>
          <w:sz w:val="17"/>
          <w:szCs w:val="17"/>
          <w:lang w:eastAsia="en-US" w:bidi="ar-SA"/>
          <w14:ligatures w14:val="standardContextual"/>
        </w:rPr>
        <w:t>.0</w:t>
      </w:r>
      <w:r w:rsidRPr="00A452E1">
        <w:rPr>
          <w:rFonts w:ascii="Segoe UI" w:eastAsiaTheme="minorHAnsi" w:hAnsi="Segoe UI" w:cs="Segoe UI"/>
          <w:kern w:val="2"/>
          <w:sz w:val="17"/>
          <w:szCs w:val="17"/>
          <w:lang w:eastAsia="en-US" w:bidi="ar-SA"/>
          <w14:ligatures w14:val="standardContextual"/>
        </w:rPr>
        <w:t>%, and 10</w:t>
      </w:r>
      <w:r>
        <w:rPr>
          <w:rFonts w:ascii="Segoe UI" w:eastAsiaTheme="minorHAnsi" w:hAnsi="Segoe UI" w:cs="Segoe UI"/>
          <w:kern w:val="2"/>
          <w:sz w:val="17"/>
          <w:szCs w:val="17"/>
          <w:lang w:eastAsia="en-US" w:bidi="ar-SA"/>
          <w14:ligatures w14:val="standardContextual"/>
        </w:rPr>
        <w:t>.0</w:t>
      </w:r>
      <w:r w:rsidRPr="00A452E1">
        <w:rPr>
          <w:rFonts w:ascii="Segoe UI" w:eastAsiaTheme="minorHAnsi" w:hAnsi="Segoe UI" w:cs="Segoe UI"/>
          <w:kern w:val="2"/>
          <w:sz w:val="17"/>
          <w:szCs w:val="17"/>
          <w:lang w:eastAsia="en-US" w:bidi="ar-SA"/>
          <w14:ligatures w14:val="standardContextual"/>
        </w:rPr>
        <w:t xml:space="preserve">%, </w:t>
      </w:r>
      <w:r>
        <w:rPr>
          <w:rFonts w:ascii="Segoe UI" w:eastAsiaTheme="minorHAnsi" w:hAnsi="Segoe UI" w:cs="Segoe UI"/>
          <w:kern w:val="2"/>
          <w:sz w:val="17"/>
          <w:szCs w:val="17"/>
          <w:lang w:eastAsia="en-US" w:bidi="ar-SA"/>
          <w14:ligatures w14:val="standardContextual"/>
        </w:rPr>
        <w:t xml:space="preserve">versus the current 85.0-15.0% Hailing and Delivery mix </w:t>
      </w:r>
      <w:r w:rsidRPr="00944D29">
        <w:rPr>
          <w:rFonts w:ascii="Segoe UI" w:eastAsiaTheme="minorHAnsi" w:hAnsi="Segoe UI" w:cs="Segoe UI"/>
          <w:b/>
          <w:bCs/>
          <w:kern w:val="2"/>
          <w:sz w:val="17"/>
          <w:szCs w:val="17"/>
          <w:lang w:eastAsia="en-US" w:bidi="ar-SA"/>
          <w14:ligatures w14:val="standardContextual"/>
        </w:rPr>
        <w:t>(</w:t>
      </w:r>
      <w:r w:rsidRPr="00944D29">
        <w:rPr>
          <w:rFonts w:ascii="Segoe UI" w:eastAsiaTheme="minorHAnsi" w:hAnsi="Segoe UI" w:cs="Segoe UI"/>
          <w:b/>
          <w:bCs/>
          <w:kern w:val="2"/>
          <w:sz w:val="17"/>
          <w:szCs w:val="17"/>
          <w:lang w:eastAsia="en-US" w:bidi="ar-SA"/>
          <w14:ligatures w14:val="standardContextual"/>
        </w:rPr>
        <w:fldChar w:fldCharType="begin"/>
      </w:r>
      <w:r w:rsidRPr="00944D29">
        <w:rPr>
          <w:rFonts w:ascii="Segoe UI" w:eastAsiaTheme="minorHAnsi" w:hAnsi="Segoe UI" w:cs="Segoe UI"/>
          <w:b/>
          <w:bCs/>
          <w:kern w:val="2"/>
          <w:sz w:val="17"/>
          <w:szCs w:val="17"/>
          <w:lang w:eastAsia="en-US" w:bidi="ar-SA"/>
          <w14:ligatures w14:val="standardContextual"/>
        </w:rPr>
        <w:instrText xml:space="preserve"> REF _Ref216902790 \h </w:instrText>
      </w:r>
      <w:r>
        <w:rPr>
          <w:rFonts w:ascii="Segoe UI" w:eastAsiaTheme="minorHAnsi" w:hAnsi="Segoe UI" w:cs="Segoe UI"/>
          <w:b/>
          <w:bCs/>
          <w:kern w:val="2"/>
          <w:sz w:val="17"/>
          <w:szCs w:val="17"/>
          <w:lang w:eastAsia="en-US" w:bidi="ar-SA"/>
          <w14:ligatures w14:val="standardContextual"/>
        </w:rPr>
        <w:instrText xml:space="preserve"> \* MERGEFORMAT </w:instrText>
      </w:r>
      <w:r w:rsidRPr="00944D29">
        <w:rPr>
          <w:rFonts w:ascii="Segoe UI" w:eastAsiaTheme="minorHAnsi" w:hAnsi="Segoe UI" w:cs="Segoe UI"/>
          <w:b/>
          <w:bCs/>
          <w:kern w:val="2"/>
          <w:sz w:val="17"/>
          <w:szCs w:val="17"/>
          <w:lang w:eastAsia="en-US" w:bidi="ar-SA"/>
          <w14:ligatures w14:val="standardContextual"/>
        </w:rPr>
      </w:r>
      <w:r w:rsidRPr="00944D29">
        <w:rPr>
          <w:rFonts w:ascii="Segoe UI" w:eastAsiaTheme="minorHAnsi" w:hAnsi="Segoe UI" w:cs="Segoe UI"/>
          <w:b/>
          <w:bCs/>
          <w:kern w:val="2"/>
          <w:sz w:val="17"/>
          <w:szCs w:val="17"/>
          <w:lang w:eastAsia="en-US" w:bidi="ar-SA"/>
          <w14:ligatures w14:val="standardContextual"/>
        </w:rPr>
        <w:fldChar w:fldCharType="separate"/>
      </w:r>
      <w:r w:rsidRPr="00944D29">
        <w:rPr>
          <w:rFonts w:ascii="Segoe UI" w:eastAsiaTheme="minorHAnsi" w:hAnsi="Segoe UI" w:cs="Segoe UI"/>
          <w:b/>
          <w:bCs/>
          <w:kern w:val="2"/>
          <w:sz w:val="17"/>
          <w:szCs w:val="17"/>
          <w:lang w:eastAsia="en-US" w:bidi="ar-SA"/>
          <w14:ligatures w14:val="standardContextual"/>
        </w:rPr>
        <w:t>Figure 23</w:t>
      </w:r>
      <w:r w:rsidRPr="00944D29">
        <w:rPr>
          <w:rFonts w:ascii="Segoe UI" w:eastAsiaTheme="minorHAnsi" w:hAnsi="Segoe UI" w:cs="Segoe UI"/>
          <w:b/>
          <w:bCs/>
          <w:kern w:val="2"/>
          <w:sz w:val="17"/>
          <w:szCs w:val="17"/>
          <w:lang w:eastAsia="en-US" w:bidi="ar-SA"/>
          <w14:ligatures w14:val="standardContextual"/>
        </w:rPr>
        <w:fldChar w:fldCharType="end"/>
      </w:r>
      <w:r w:rsidRPr="00944D29">
        <w:rPr>
          <w:rFonts w:ascii="Segoe UI" w:eastAsiaTheme="minorHAnsi" w:hAnsi="Segoe UI" w:cs="Segoe UI"/>
          <w:b/>
          <w:bCs/>
          <w:kern w:val="2"/>
          <w:sz w:val="17"/>
          <w:szCs w:val="17"/>
          <w:lang w:eastAsia="en-US" w:bidi="ar-SA"/>
          <w14:ligatures w14:val="standardContextual"/>
        </w:rPr>
        <w:t>)</w:t>
      </w:r>
      <w:r>
        <w:rPr>
          <w:rFonts w:ascii="Segoe UI" w:eastAsiaTheme="minorHAnsi" w:hAnsi="Segoe UI" w:cs="Segoe UI"/>
          <w:kern w:val="2"/>
          <w:sz w:val="17"/>
          <w:szCs w:val="17"/>
          <w:lang w:eastAsia="en-US" w:bidi="ar-SA"/>
          <w14:ligatures w14:val="standardContextual"/>
        </w:rPr>
        <w:t xml:space="preserve">, </w:t>
      </w:r>
      <w:r w:rsidRPr="00A452E1">
        <w:rPr>
          <w:rFonts w:ascii="Segoe UI" w:eastAsiaTheme="minorHAnsi" w:hAnsi="Segoe UI" w:cs="Segoe UI"/>
          <w:kern w:val="2"/>
          <w:sz w:val="17"/>
          <w:szCs w:val="17"/>
          <w:lang w:eastAsia="en-US" w:bidi="ar-SA"/>
          <w14:ligatures w14:val="standardContextual"/>
        </w:rPr>
        <w:t>with total revenue growing at a 29.5% CAGR through FY30E and 18.5% CAGR through FY30-35E. The Experience vertical, still in its start-up phase, is expected to scale rapidly and deliver higher-margin expansion.</w:t>
      </w:r>
      <w:r w:rsidRPr="00465B82">
        <w:rPr>
          <w:rFonts w:ascii="Segoe UI" w:hAnsi="Segoe UI" w:cs="Segoe UI"/>
          <w:noProof/>
          <w:color w:val="000000"/>
          <w:sz w:val="17"/>
          <w:szCs w:val="17"/>
        </w:rPr>
        <w:t xml:space="preserve"> </w:t>
      </w:r>
    </w:p>
    <w:p w14:paraId="1818D934" w14:textId="24B6A925" w:rsidR="00FB33EA" w:rsidRPr="00A452E1" w:rsidRDefault="00FB33EA" w:rsidP="00FB33EA">
      <w:pPr>
        <w:pStyle w:val="p1"/>
        <w:spacing w:before="0" w:beforeAutospacing="0" w:after="0" w:afterAutospacing="0"/>
        <w:jc w:val="both"/>
        <w:rPr>
          <w:rFonts w:ascii="Segoe UI" w:eastAsiaTheme="minorHAnsi" w:hAnsi="Segoe UI" w:cs="Segoe UI"/>
          <w:kern w:val="2"/>
          <w:sz w:val="17"/>
          <w:szCs w:val="17"/>
          <w:lang w:eastAsia="en-US" w:bidi="ar-SA"/>
          <w14:ligatures w14:val="standardContextual"/>
        </w:rPr>
      </w:pPr>
      <w:r w:rsidRPr="00A452E1">
        <w:rPr>
          <w:rFonts w:ascii="Segoe UI" w:eastAsiaTheme="minorHAnsi" w:hAnsi="Segoe UI" w:cs="Segoe UI"/>
          <w:b/>
          <w:bCs/>
          <w:kern w:val="2"/>
          <w:sz w:val="17"/>
          <w:szCs w:val="17"/>
          <w:lang w:eastAsia="en-US" w:bidi="ar-SA"/>
          <w14:ligatures w14:val="standardContextual"/>
        </w:rPr>
        <w:t>Hailing and Delivery</w:t>
      </w:r>
      <w:r w:rsidRPr="00A452E1">
        <w:rPr>
          <w:rFonts w:ascii="Segoe UI" w:eastAsiaTheme="minorHAnsi" w:hAnsi="Segoe UI" w:cs="Segoe UI"/>
          <w:kern w:val="2"/>
          <w:sz w:val="17"/>
          <w:szCs w:val="17"/>
          <w:lang w:eastAsia="en-US" w:bidi="ar-SA"/>
          <w14:ligatures w14:val="standardContextual"/>
        </w:rPr>
        <w:t>: We model Hailing and Delivery revenue using the total number of rides and delivery movements and the average transaction value per movement</w:t>
      </w:r>
      <w:r>
        <w:rPr>
          <w:rFonts w:ascii="Segoe UI" w:eastAsiaTheme="minorHAnsi" w:hAnsi="Segoe UI" w:cs="Segoe UI"/>
          <w:kern w:val="2"/>
          <w:sz w:val="17"/>
          <w:szCs w:val="17"/>
          <w:lang w:eastAsia="en-US" w:bidi="ar-SA"/>
          <w14:ligatures w14:val="standardContextual"/>
        </w:rPr>
        <w:t xml:space="preserve"> </w:t>
      </w:r>
      <w:hyperlink w:anchor="_Appendix_17:_Revenue" w:history="1">
        <w:r w:rsidRPr="00AE277B">
          <w:rPr>
            <w:rStyle w:val="Hyperlink"/>
            <w:rFonts w:ascii="Segoe UI" w:eastAsiaTheme="minorHAnsi" w:hAnsi="Segoe UI" w:cs="Segoe UI"/>
            <w:b/>
            <w:bCs/>
            <w:kern w:val="2"/>
            <w:sz w:val="17"/>
            <w:szCs w:val="17"/>
            <w:lang w:eastAsia="en-US" w:bidi="ar-SA"/>
            <w14:ligatures w14:val="standardContextual"/>
          </w:rPr>
          <w:t>(Appendix 17)</w:t>
        </w:r>
      </w:hyperlink>
      <w:r w:rsidRPr="00A452E1">
        <w:rPr>
          <w:rFonts w:ascii="Segoe UI" w:eastAsiaTheme="minorHAnsi" w:hAnsi="Segoe UI" w:cs="Segoe UI"/>
          <w:kern w:val="2"/>
          <w:sz w:val="17"/>
          <w:szCs w:val="17"/>
          <w:lang w:eastAsia="en-US" w:bidi="ar-SA"/>
          <w14:ligatures w14:val="standardContextual"/>
        </w:rPr>
        <w:t>. We expect these segments to grow at a 27.6% CAGR through FY30E and 16.3% CAGR through FY30-35E. The first key driver is PKME’s expansion into Tier 2 and Tier 3 regions, which broadens the addressable market and supports a 27.4% CAGR in unique users. The second key driver is rising user engagement, with average movements per active user increasing from 5.2</w:t>
      </w:r>
      <w:r>
        <w:rPr>
          <w:rFonts w:ascii="Segoe UI" w:eastAsiaTheme="minorHAnsi" w:hAnsi="Segoe UI" w:cs="Segoe UI"/>
          <w:kern w:val="2"/>
          <w:sz w:val="17"/>
          <w:szCs w:val="17"/>
          <w:lang w:eastAsia="en-US" w:bidi="ar-SA"/>
          <w14:ligatures w14:val="standardContextual"/>
        </w:rPr>
        <w:t>0</w:t>
      </w:r>
      <w:r w:rsidRPr="00A452E1">
        <w:rPr>
          <w:rFonts w:ascii="Segoe UI" w:eastAsiaTheme="minorHAnsi" w:hAnsi="Segoe UI" w:cs="Segoe UI"/>
          <w:kern w:val="2"/>
          <w:sz w:val="17"/>
          <w:szCs w:val="17"/>
          <w:lang w:eastAsia="en-US" w:bidi="ar-SA"/>
          <w14:ligatures w14:val="standardContextual"/>
        </w:rPr>
        <w:t>x to 6.2</w:t>
      </w:r>
      <w:r>
        <w:rPr>
          <w:rFonts w:ascii="Segoe UI" w:eastAsiaTheme="minorHAnsi" w:hAnsi="Segoe UI" w:cs="Segoe UI"/>
          <w:kern w:val="2"/>
          <w:sz w:val="17"/>
          <w:szCs w:val="17"/>
          <w:lang w:eastAsia="en-US" w:bidi="ar-SA"/>
          <w14:ligatures w14:val="standardContextual"/>
        </w:rPr>
        <w:t>0</w:t>
      </w:r>
      <w:r w:rsidRPr="00A452E1">
        <w:rPr>
          <w:rFonts w:ascii="Segoe UI" w:eastAsiaTheme="minorHAnsi" w:hAnsi="Segoe UI" w:cs="Segoe UI"/>
          <w:kern w:val="2"/>
          <w:sz w:val="17"/>
          <w:szCs w:val="17"/>
          <w:lang w:eastAsia="en-US" w:bidi="ar-SA"/>
          <w14:ligatures w14:val="standardContextual"/>
        </w:rPr>
        <w:t xml:space="preserve">x per month by FY30E and </w:t>
      </w:r>
      <w:r>
        <w:rPr>
          <w:rFonts w:ascii="Segoe UI" w:eastAsiaTheme="minorHAnsi" w:hAnsi="Segoe UI" w:cs="Segoe UI"/>
          <w:kern w:val="2"/>
          <w:sz w:val="17"/>
          <w:szCs w:val="17"/>
          <w:lang w:eastAsia="en-US" w:bidi="ar-SA"/>
          <w14:ligatures w14:val="standardContextual"/>
        </w:rPr>
        <w:t>stabilizes thereafter</w:t>
      </w:r>
      <w:r w:rsidRPr="00A452E1">
        <w:rPr>
          <w:rFonts w:ascii="Segoe UI" w:eastAsiaTheme="minorHAnsi" w:hAnsi="Segoe UI" w:cs="Segoe UI"/>
          <w:kern w:val="2"/>
          <w:sz w:val="17"/>
          <w:szCs w:val="17"/>
          <w:lang w:eastAsia="en-US" w:bidi="ar-SA"/>
          <w14:ligatures w14:val="standardContextual"/>
        </w:rPr>
        <w:t xml:space="preserve">. These trends are supported by cost-per-mile efficiencies and PKME’s positioning as an everyday utility app. </w:t>
      </w:r>
    </w:p>
    <w:p w14:paraId="0C5165A7" w14:textId="0E83C50A" w:rsidR="00FB33EA" w:rsidRPr="00A452E1" w:rsidRDefault="00FB33EA" w:rsidP="00FB33EA">
      <w:pPr>
        <w:pStyle w:val="p1"/>
        <w:spacing w:before="0" w:beforeAutospacing="0" w:after="0" w:afterAutospacing="0"/>
        <w:jc w:val="both"/>
        <w:rPr>
          <w:rFonts w:ascii="Segoe UI" w:eastAsiaTheme="minorHAnsi" w:hAnsi="Segoe UI" w:cs="Segoe UI"/>
          <w:kern w:val="2"/>
          <w:sz w:val="17"/>
          <w:szCs w:val="17"/>
          <w:lang w:eastAsia="en-US" w:bidi="ar-SA"/>
          <w14:ligatures w14:val="standardContextual"/>
        </w:rPr>
      </w:pPr>
      <w:r w:rsidRPr="00A452E1">
        <w:rPr>
          <w:rFonts w:ascii="Segoe UI" w:eastAsiaTheme="minorHAnsi" w:hAnsi="Segoe UI" w:cs="Segoe UI"/>
          <w:b/>
          <w:bCs/>
          <w:kern w:val="2"/>
          <w:sz w:val="17"/>
          <w:szCs w:val="17"/>
          <w:lang w:eastAsia="en-US" w:bidi="ar-SA"/>
          <w14:ligatures w14:val="standardContextual"/>
        </w:rPr>
        <w:t>Experiences:</w:t>
      </w:r>
      <w:r w:rsidRPr="00A452E1">
        <w:rPr>
          <w:rFonts w:ascii="Segoe UI" w:eastAsiaTheme="minorHAnsi" w:hAnsi="Segoe UI" w:cs="Segoe UI"/>
          <w:kern w:val="2"/>
          <w:sz w:val="17"/>
          <w:szCs w:val="17"/>
          <w:lang w:eastAsia="en-US" w:bidi="ar-SA"/>
          <w14:ligatures w14:val="standardContextual"/>
        </w:rPr>
        <w:t xml:space="preserve"> We forecast Experiences revenue using a structured TAM–SAM–SOM framework</w:t>
      </w:r>
      <w:r>
        <w:rPr>
          <w:rFonts w:ascii="Segoe UI" w:eastAsiaTheme="minorHAnsi" w:hAnsi="Segoe UI" w:cs="Segoe UI"/>
          <w:kern w:val="2"/>
          <w:sz w:val="17"/>
          <w:szCs w:val="17"/>
          <w:lang w:eastAsia="en-US" w:bidi="ar-SA"/>
          <w14:ligatures w14:val="standardContextual"/>
        </w:rPr>
        <w:t xml:space="preserve"> </w:t>
      </w:r>
      <w:hyperlink w:anchor="_Appendix_17:_Revenue" w:history="1">
        <w:r w:rsidRPr="009741BC">
          <w:rPr>
            <w:rStyle w:val="Hyperlink"/>
            <w:rFonts w:ascii="Segoe UI" w:eastAsiaTheme="minorHAnsi" w:hAnsi="Segoe UI" w:cs="Segoe UI"/>
            <w:b/>
            <w:bCs/>
            <w:kern w:val="2"/>
            <w:sz w:val="17"/>
            <w:szCs w:val="17"/>
            <w:lang w:eastAsia="en-US" w:bidi="ar-SA"/>
            <w14:ligatures w14:val="standardContextual"/>
          </w:rPr>
          <w:t>(Appendix 17)</w:t>
        </w:r>
      </w:hyperlink>
      <w:r w:rsidRPr="00A452E1">
        <w:rPr>
          <w:rFonts w:ascii="Segoe UI" w:eastAsiaTheme="minorHAnsi" w:hAnsi="Segoe UI" w:cs="Segoe UI"/>
          <w:kern w:val="2"/>
          <w:sz w:val="17"/>
          <w:szCs w:val="17"/>
          <w:lang w:eastAsia="en-US" w:bidi="ar-SA"/>
          <w14:ligatures w14:val="standardContextual"/>
        </w:rPr>
        <w:t xml:space="preserve">. First, we estimate the Total Addressable Market (TAM) using total in-app activity, measured by overall app movements, which we project to grow at 28.3% CAGR through FY30E and </w:t>
      </w:r>
      <w:r>
        <w:rPr>
          <w:rFonts w:ascii="Segoe UI" w:eastAsiaTheme="minorHAnsi" w:hAnsi="Segoe UI" w:cs="Segoe UI"/>
          <w:kern w:val="2"/>
          <w:sz w:val="17"/>
          <w:szCs w:val="17"/>
          <w:lang w:eastAsia="en-US" w:bidi="ar-SA"/>
          <w14:ligatures w14:val="standardContextual"/>
        </w:rPr>
        <w:t>after which growth</w:t>
      </w:r>
      <w:r w:rsidRPr="00A452E1">
        <w:rPr>
          <w:rFonts w:ascii="Segoe UI" w:eastAsiaTheme="minorHAnsi" w:hAnsi="Segoe UI" w:cs="Segoe UI"/>
          <w:kern w:val="2"/>
          <w:sz w:val="17"/>
          <w:szCs w:val="17"/>
          <w:lang w:eastAsia="en-US" w:bidi="ar-SA"/>
          <w14:ligatures w14:val="standardContextual"/>
        </w:rPr>
        <w:t xml:space="preserve"> at 6.4% CAGR through FY30-35E. </w:t>
      </w:r>
      <w:r>
        <w:rPr>
          <w:rFonts w:ascii="Segoe UI" w:eastAsiaTheme="minorHAnsi" w:hAnsi="Segoe UI" w:cs="Segoe UI"/>
          <w:kern w:val="2"/>
          <w:sz w:val="17"/>
          <w:szCs w:val="17"/>
          <w:lang w:eastAsia="en-US" w:bidi="ar-SA"/>
          <w14:ligatures w14:val="standardContextual"/>
        </w:rPr>
        <w:t>Next</w:t>
      </w:r>
      <w:r w:rsidRPr="00A452E1">
        <w:rPr>
          <w:rFonts w:ascii="Segoe UI" w:eastAsiaTheme="minorHAnsi" w:hAnsi="Segoe UI" w:cs="Segoe UI"/>
          <w:kern w:val="2"/>
          <w:sz w:val="17"/>
          <w:szCs w:val="17"/>
          <w:lang w:eastAsia="en-US" w:bidi="ar-SA"/>
          <w14:ligatures w14:val="standardContextual"/>
        </w:rPr>
        <w:t>, we derive the Serviceable Addressable Market (SAM) by estimating the share of internet users who visit online ticket-booking platforms, increasing from 3</w:t>
      </w:r>
      <w:r>
        <w:rPr>
          <w:rFonts w:ascii="Segoe UI" w:eastAsiaTheme="minorHAnsi" w:hAnsi="Segoe UI" w:cs="Segoe UI"/>
          <w:kern w:val="2"/>
          <w:sz w:val="17"/>
          <w:szCs w:val="17"/>
          <w:lang w:eastAsia="en-US" w:bidi="ar-SA"/>
          <w14:ligatures w14:val="standardContextual"/>
        </w:rPr>
        <w:t>.0</w:t>
      </w:r>
      <w:r w:rsidRPr="00A452E1">
        <w:rPr>
          <w:rFonts w:ascii="Segoe UI" w:eastAsiaTheme="minorHAnsi" w:hAnsi="Segoe UI" w:cs="Segoe UI"/>
          <w:kern w:val="2"/>
          <w:sz w:val="17"/>
          <w:szCs w:val="17"/>
          <w:lang w:eastAsia="en-US" w:bidi="ar-SA"/>
          <w14:ligatures w14:val="standardContextual"/>
        </w:rPr>
        <w:t>% to 5</w:t>
      </w:r>
      <w:r>
        <w:rPr>
          <w:rFonts w:ascii="Segoe UI" w:eastAsiaTheme="minorHAnsi" w:hAnsi="Segoe UI" w:cs="Segoe UI"/>
          <w:kern w:val="2"/>
          <w:sz w:val="17"/>
          <w:szCs w:val="17"/>
          <w:lang w:eastAsia="en-US" w:bidi="ar-SA"/>
          <w14:ligatures w14:val="standardContextual"/>
        </w:rPr>
        <w:t>.0</w:t>
      </w:r>
      <w:r w:rsidRPr="00A452E1">
        <w:rPr>
          <w:rFonts w:ascii="Segoe UI" w:eastAsiaTheme="minorHAnsi" w:hAnsi="Segoe UI" w:cs="Segoe UI"/>
          <w:kern w:val="2"/>
          <w:sz w:val="17"/>
          <w:szCs w:val="17"/>
          <w:lang w:eastAsia="en-US" w:bidi="ar-SA"/>
          <w14:ligatures w14:val="standardContextual"/>
        </w:rPr>
        <w:t>% over the forecast horizon. Third, we estimate the Serviceable Obtainable Market (SOM) using the conversion ratio observed on ticket-booking websites, defined as web views that convert into actual ticket purchases. We assume this rate remains steady at 0.8%. Finally, we benchmark the Average Ticket Value (ATV) using global ticket-booking platforms and adjust it for Sri Lanka’s GDP per capita (PPP) and exchange rate, resulting in an implied ATV of LKR 7,485</w:t>
      </w:r>
      <w:r>
        <w:rPr>
          <w:rFonts w:ascii="Segoe UI" w:eastAsiaTheme="minorHAnsi" w:hAnsi="Segoe UI" w:cs="Segoe UI"/>
          <w:kern w:val="2"/>
          <w:sz w:val="17"/>
          <w:szCs w:val="17"/>
          <w:lang w:eastAsia="en-US" w:bidi="ar-SA"/>
          <w14:ligatures w14:val="standardContextual"/>
        </w:rPr>
        <w:t>.00</w:t>
      </w:r>
      <w:r w:rsidRPr="00A452E1">
        <w:rPr>
          <w:rFonts w:ascii="Segoe UI" w:eastAsiaTheme="minorHAnsi" w:hAnsi="Segoe UI" w:cs="Segoe UI"/>
          <w:kern w:val="2"/>
          <w:sz w:val="17"/>
          <w:szCs w:val="17"/>
          <w:lang w:eastAsia="en-US" w:bidi="ar-SA"/>
          <w14:ligatures w14:val="standardContextual"/>
        </w:rPr>
        <w:t xml:space="preserve">, which we </w:t>
      </w:r>
      <w:r>
        <w:rPr>
          <w:rFonts w:ascii="Segoe UI" w:eastAsiaTheme="minorHAnsi" w:hAnsi="Segoe UI" w:cs="Segoe UI"/>
          <w:kern w:val="2"/>
          <w:sz w:val="17"/>
          <w:szCs w:val="17"/>
          <w:lang w:eastAsia="en-US" w:bidi="ar-SA"/>
          <w14:ligatures w14:val="standardContextual"/>
        </w:rPr>
        <w:t>project to grow</w:t>
      </w:r>
      <w:r w:rsidRPr="00A452E1">
        <w:rPr>
          <w:rFonts w:ascii="Segoe UI" w:eastAsiaTheme="minorHAnsi" w:hAnsi="Segoe UI" w:cs="Segoe UI"/>
          <w:kern w:val="2"/>
          <w:sz w:val="17"/>
          <w:szCs w:val="17"/>
          <w:lang w:eastAsia="en-US" w:bidi="ar-SA"/>
          <w14:ligatures w14:val="standardContextual"/>
        </w:rPr>
        <w:t xml:space="preserve"> in line with inflation. Using this methodology, we forecast Experiences revenue to expand at </w:t>
      </w:r>
      <w:proofErr w:type="gramStart"/>
      <w:r w:rsidRPr="00A452E1">
        <w:rPr>
          <w:rFonts w:ascii="Segoe UI" w:eastAsiaTheme="minorHAnsi" w:hAnsi="Segoe UI" w:cs="Segoe UI"/>
          <w:kern w:val="2"/>
          <w:sz w:val="17"/>
          <w:szCs w:val="17"/>
          <w:lang w:eastAsia="en-US" w:bidi="ar-SA"/>
          <w14:ligatures w14:val="standardContextual"/>
        </w:rPr>
        <w:t>a</w:t>
      </w:r>
      <w:proofErr w:type="gramEnd"/>
      <w:r w:rsidRPr="00A452E1">
        <w:rPr>
          <w:rFonts w:ascii="Segoe UI" w:eastAsiaTheme="minorHAnsi" w:hAnsi="Segoe UI" w:cs="Segoe UI"/>
          <w:kern w:val="2"/>
          <w:sz w:val="17"/>
          <w:szCs w:val="17"/>
          <w:lang w:eastAsia="en-US" w:bidi="ar-SA"/>
          <w14:ligatures w14:val="standardContextual"/>
        </w:rPr>
        <w:t xml:space="preserve"> 82.1% CAGR through FY30E and</w:t>
      </w:r>
      <w:r>
        <w:rPr>
          <w:rFonts w:ascii="Segoe UI" w:eastAsiaTheme="minorHAnsi" w:hAnsi="Segoe UI" w:cs="Segoe UI"/>
          <w:kern w:val="2"/>
          <w:sz w:val="17"/>
          <w:szCs w:val="17"/>
          <w:lang w:eastAsia="en-US" w:bidi="ar-SA"/>
          <w14:ligatures w14:val="standardContextual"/>
        </w:rPr>
        <w:t xml:space="preserve"> 83.5% CAGR through FY30-35E</w:t>
      </w:r>
      <w:r w:rsidRPr="00A452E1">
        <w:rPr>
          <w:rFonts w:ascii="Segoe UI" w:eastAsiaTheme="minorHAnsi" w:hAnsi="Segoe UI" w:cs="Segoe UI"/>
          <w:kern w:val="2"/>
          <w:sz w:val="17"/>
          <w:szCs w:val="17"/>
          <w:lang w:eastAsia="en-US" w:bidi="ar-SA"/>
          <w14:ligatures w14:val="standardContextual"/>
        </w:rPr>
        <w:t>, supported by PKME’s increasing penetration across entertainment verticals, including movie tickets and broader event categories.</w:t>
      </w:r>
      <w:r w:rsidRPr="00465B82">
        <w:rPr>
          <w:rFonts w:ascii="Segoe UI" w:eastAsiaTheme="minorEastAsia" w:hAnsi="Segoe UI" w:cs="Segoe UI"/>
          <w:b/>
          <w:bCs/>
          <w:noProof/>
          <w:color w:val="000000"/>
          <w:kern w:val="2"/>
          <w:sz w:val="17"/>
          <w:szCs w:val="17"/>
          <w:lang w:eastAsia="en-US" w:bidi="ar-SA"/>
          <w14:ligatures w14:val="standardContextual"/>
        </w:rPr>
        <w:t xml:space="preserve"> </w:t>
      </w:r>
    </w:p>
    <w:p w14:paraId="29B56F44" w14:textId="702AC6E1" w:rsidR="00FB33EA" w:rsidRPr="00A452E1" w:rsidRDefault="00FB33EA" w:rsidP="00FB33EA">
      <w:pPr>
        <w:pStyle w:val="p1"/>
        <w:spacing w:before="0" w:beforeAutospacing="0" w:after="0" w:afterAutospacing="0"/>
        <w:jc w:val="both"/>
        <w:rPr>
          <w:rFonts w:ascii="Segoe UI" w:eastAsiaTheme="minorHAnsi" w:hAnsi="Segoe UI" w:cs="Segoe UI"/>
          <w:kern w:val="2"/>
          <w:sz w:val="17"/>
          <w:szCs w:val="17"/>
          <w:lang w:eastAsia="en-US" w:bidi="ar-SA"/>
          <w14:ligatures w14:val="standardContextual"/>
        </w:rPr>
      </w:pPr>
      <w:r w:rsidRPr="00A452E1">
        <w:rPr>
          <w:rFonts w:ascii="Segoe UI" w:eastAsiaTheme="minorHAnsi" w:hAnsi="Segoe UI" w:cs="Segoe UI"/>
          <w:b/>
          <w:bCs/>
          <w:kern w:val="2"/>
          <w:sz w:val="17"/>
          <w:szCs w:val="17"/>
          <w:lang w:eastAsia="en-US" w:bidi="ar-SA"/>
          <w14:ligatures w14:val="standardContextual"/>
        </w:rPr>
        <w:t>Structurally Favorable Operating Model Driving Margin Expansion:</w:t>
      </w:r>
      <w:r w:rsidRPr="00A452E1">
        <w:rPr>
          <w:rFonts w:ascii="Segoe UI" w:eastAsiaTheme="minorHAnsi" w:hAnsi="Segoe UI" w:cs="Segoe UI"/>
          <w:kern w:val="2"/>
          <w:sz w:val="17"/>
          <w:szCs w:val="17"/>
          <w:lang w:eastAsia="en-US" w:bidi="ar-SA"/>
          <w14:ligatures w14:val="standardContextual"/>
        </w:rPr>
        <w:t xml:space="preserve"> PKME’s operating model is structurally favorable and supported by a business model with a high degree of operating leverage. We expect the share of fixed costs to increase from 55</w:t>
      </w:r>
      <w:r>
        <w:rPr>
          <w:rFonts w:ascii="Segoe UI" w:eastAsiaTheme="minorHAnsi" w:hAnsi="Segoe UI" w:cs="Segoe UI"/>
          <w:kern w:val="2"/>
          <w:sz w:val="17"/>
          <w:szCs w:val="17"/>
          <w:lang w:eastAsia="en-US" w:bidi="ar-SA"/>
          <w14:ligatures w14:val="standardContextual"/>
        </w:rPr>
        <w:t>.0</w:t>
      </w:r>
      <w:r w:rsidRPr="00A452E1">
        <w:rPr>
          <w:rFonts w:ascii="Segoe UI" w:eastAsiaTheme="minorHAnsi" w:hAnsi="Segoe UI" w:cs="Segoe UI"/>
          <w:kern w:val="2"/>
          <w:sz w:val="17"/>
          <w:szCs w:val="17"/>
          <w:lang w:eastAsia="en-US" w:bidi="ar-SA"/>
          <w14:ligatures w14:val="standardContextual"/>
        </w:rPr>
        <w:t>% to 65</w:t>
      </w:r>
      <w:r>
        <w:rPr>
          <w:rFonts w:ascii="Segoe UI" w:eastAsiaTheme="minorHAnsi" w:hAnsi="Segoe UI" w:cs="Segoe UI"/>
          <w:kern w:val="2"/>
          <w:sz w:val="17"/>
          <w:szCs w:val="17"/>
          <w:lang w:eastAsia="en-US" w:bidi="ar-SA"/>
          <w14:ligatures w14:val="standardContextual"/>
        </w:rPr>
        <w:t>.00</w:t>
      </w:r>
      <w:r w:rsidRPr="00A452E1">
        <w:rPr>
          <w:rFonts w:ascii="Segoe UI" w:eastAsiaTheme="minorHAnsi" w:hAnsi="Segoe UI" w:cs="Segoe UI"/>
          <w:kern w:val="2"/>
          <w:sz w:val="17"/>
          <w:szCs w:val="17"/>
          <w:lang w:eastAsia="en-US" w:bidi="ar-SA"/>
          <w14:ligatures w14:val="standardContextual"/>
        </w:rPr>
        <w:t>% of total costs</w:t>
      </w:r>
      <w:r>
        <w:rPr>
          <w:rFonts w:ascii="Segoe UI" w:eastAsiaTheme="minorHAnsi" w:hAnsi="Segoe UI" w:cs="Segoe UI"/>
          <w:kern w:val="2"/>
          <w:sz w:val="17"/>
          <w:szCs w:val="17"/>
          <w:lang w:eastAsia="en-US" w:bidi="ar-SA"/>
          <w14:ligatures w14:val="standardContextual"/>
        </w:rPr>
        <w:t xml:space="preserve"> </w:t>
      </w:r>
      <w:r w:rsidRPr="00506819">
        <w:rPr>
          <w:rStyle w:val="Hyperlink"/>
          <w:rFonts w:ascii="Segoe UI" w:eastAsiaTheme="minorHAnsi" w:hAnsi="Segoe UI" w:cs="Segoe UI"/>
          <w:b/>
          <w:bCs/>
          <w:kern w:val="2"/>
          <w:sz w:val="17"/>
          <w:szCs w:val="17"/>
          <w:lang w:eastAsia="en-US" w:bidi="ar-SA"/>
          <w14:ligatures w14:val="standardContextual"/>
        </w:rPr>
        <w:t>(</w:t>
      </w:r>
      <w:r w:rsidRPr="00506819">
        <w:rPr>
          <w:rStyle w:val="Hyperlink"/>
          <w:rFonts w:ascii="Segoe UI" w:eastAsiaTheme="minorHAnsi" w:hAnsi="Segoe UI" w:cs="Segoe UI"/>
          <w:b/>
          <w:bCs/>
          <w:kern w:val="2"/>
          <w:sz w:val="17"/>
          <w:szCs w:val="17"/>
          <w:lang w:eastAsia="en-US" w:bidi="ar-SA"/>
          <w14:ligatures w14:val="standardContextual"/>
        </w:rPr>
        <w:fldChar w:fldCharType="begin"/>
      </w:r>
      <w:r w:rsidRPr="00506819">
        <w:rPr>
          <w:rStyle w:val="Hyperlink"/>
          <w:rFonts w:ascii="Segoe UI" w:eastAsiaTheme="minorHAnsi" w:hAnsi="Segoe UI" w:cs="Segoe UI"/>
          <w:b/>
          <w:bCs/>
          <w:kern w:val="2"/>
          <w:sz w:val="17"/>
          <w:szCs w:val="17"/>
          <w:lang w:eastAsia="en-US" w:bidi="ar-SA"/>
          <w14:ligatures w14:val="standardContextual"/>
        </w:rPr>
        <w:instrText xml:space="preserve"> REF _Ref217004502 \h  \* MERGEFORMAT </w:instrText>
      </w:r>
      <w:r w:rsidRPr="00506819">
        <w:rPr>
          <w:rStyle w:val="Hyperlink"/>
          <w:rFonts w:ascii="Segoe UI" w:eastAsiaTheme="minorHAnsi" w:hAnsi="Segoe UI" w:cs="Segoe UI"/>
          <w:b/>
          <w:bCs/>
          <w:kern w:val="2"/>
          <w:sz w:val="17"/>
          <w:szCs w:val="17"/>
          <w:lang w:eastAsia="en-US" w:bidi="ar-SA"/>
          <w14:ligatures w14:val="standardContextual"/>
        </w:rPr>
      </w:r>
      <w:r w:rsidRPr="00506819">
        <w:rPr>
          <w:rStyle w:val="Hyperlink"/>
          <w:rFonts w:ascii="Segoe UI" w:eastAsiaTheme="minorHAnsi" w:hAnsi="Segoe UI" w:cs="Segoe UI"/>
          <w:b/>
          <w:bCs/>
          <w:kern w:val="2"/>
          <w:sz w:val="17"/>
          <w:szCs w:val="17"/>
          <w:lang w:eastAsia="en-US" w:bidi="ar-SA"/>
          <w14:ligatures w14:val="standardContextual"/>
        </w:rPr>
        <w:fldChar w:fldCharType="separate"/>
      </w:r>
      <w:r w:rsidRPr="00506819">
        <w:rPr>
          <w:rStyle w:val="Hyperlink"/>
          <w:rFonts w:ascii="Segoe UI" w:eastAsiaTheme="minorHAnsi" w:hAnsi="Segoe UI" w:cs="Segoe UI"/>
          <w:b/>
          <w:bCs/>
          <w:kern w:val="2"/>
          <w:sz w:val="17"/>
          <w:szCs w:val="17"/>
          <w:lang w:eastAsia="en-US" w:bidi="ar-SA"/>
          <w14:ligatures w14:val="standardContextual"/>
        </w:rPr>
        <w:t>Figure 25</w:t>
      </w:r>
      <w:r w:rsidRPr="00506819">
        <w:rPr>
          <w:rStyle w:val="Hyperlink"/>
          <w:rFonts w:ascii="Segoe UI" w:eastAsiaTheme="minorHAnsi" w:hAnsi="Segoe UI" w:cs="Segoe UI"/>
          <w:b/>
          <w:bCs/>
          <w:kern w:val="2"/>
          <w:sz w:val="17"/>
          <w:szCs w:val="17"/>
          <w:lang w:eastAsia="en-US" w:bidi="ar-SA"/>
          <w14:ligatures w14:val="standardContextual"/>
        </w:rPr>
        <w:fldChar w:fldCharType="end"/>
      </w:r>
      <w:r w:rsidRPr="00506819">
        <w:rPr>
          <w:rStyle w:val="Hyperlink"/>
          <w:rFonts w:ascii="Segoe UI" w:eastAsiaTheme="minorHAnsi" w:hAnsi="Segoe UI" w:cs="Segoe UI"/>
          <w:b/>
          <w:bCs/>
          <w:kern w:val="2"/>
          <w:sz w:val="17"/>
          <w:szCs w:val="17"/>
          <w:lang w:eastAsia="en-US" w:bidi="ar-SA"/>
          <w14:ligatures w14:val="standardContextual"/>
        </w:rPr>
        <w:t>)</w:t>
      </w:r>
      <w:r w:rsidRPr="00506819">
        <w:rPr>
          <w:rStyle w:val="Hyperlink"/>
          <w:rFonts w:eastAsiaTheme="minorHAnsi"/>
        </w:rPr>
        <w:t>,</w:t>
      </w:r>
      <w:r w:rsidRPr="00A452E1">
        <w:rPr>
          <w:rFonts w:ascii="Segoe UI" w:eastAsiaTheme="minorHAnsi" w:hAnsi="Segoe UI" w:cs="Segoe UI"/>
          <w:kern w:val="2"/>
          <w:sz w:val="17"/>
          <w:szCs w:val="17"/>
          <w:lang w:eastAsia="en-US" w:bidi="ar-SA"/>
          <w14:ligatures w14:val="standardContextual"/>
        </w:rPr>
        <w:t xml:space="preserve"> mainly because variable costs, particularly server-related expenses, will be optimized through PKME’s long-term agreement with Google</w:t>
      </w:r>
      <w:r>
        <w:rPr>
          <w:rFonts w:ascii="Segoe UI" w:eastAsiaTheme="minorHAnsi" w:hAnsi="Segoe UI" w:cs="Segoe UI"/>
          <w:kern w:val="2"/>
          <w:sz w:val="17"/>
          <w:szCs w:val="17"/>
          <w:lang w:eastAsia="en-US" w:bidi="ar-SA"/>
          <w14:ligatures w14:val="standardContextual"/>
        </w:rPr>
        <w:t xml:space="preserve"> </w:t>
      </w:r>
      <w:hyperlink w:anchor="_Appendix_18:_Cost" w:history="1">
        <w:r w:rsidRPr="00963FD9">
          <w:rPr>
            <w:rStyle w:val="Hyperlink"/>
            <w:rFonts w:ascii="Segoe UI" w:eastAsiaTheme="minorHAnsi" w:hAnsi="Segoe UI" w:cs="Segoe UI"/>
            <w:b/>
            <w:bCs/>
            <w:kern w:val="2"/>
            <w:sz w:val="17"/>
            <w:szCs w:val="17"/>
            <w:lang w:eastAsia="en-US" w:bidi="ar-SA"/>
            <w14:ligatures w14:val="standardContextual"/>
          </w:rPr>
          <w:t>(Appendix 18)</w:t>
        </w:r>
      </w:hyperlink>
      <w:r w:rsidRPr="00A452E1">
        <w:rPr>
          <w:rFonts w:ascii="Segoe UI" w:eastAsiaTheme="minorHAnsi" w:hAnsi="Segoe UI" w:cs="Segoe UI"/>
          <w:kern w:val="2"/>
          <w:sz w:val="17"/>
          <w:szCs w:val="17"/>
          <w:lang w:eastAsia="en-US" w:bidi="ar-SA"/>
          <w14:ligatures w14:val="standardContextual"/>
        </w:rPr>
        <w:t>. This shift drives a forecast operating leverage of 2.44x. Given this high operating leverage profile, margins expand meaningfully as platform movements scale. We maintain strong conviction in PKME’s growth trajectory and margin expansion, which together support a projected ROE of 71.4% by FY30E, compared to the current ROE of 56.7%</w:t>
      </w:r>
      <w:r w:rsidRPr="00121B10">
        <w:rPr>
          <w:rFonts w:ascii="Segoe UI" w:eastAsiaTheme="minorHAnsi" w:hAnsi="Segoe UI" w:cs="Segoe UI"/>
          <w:b/>
          <w:bCs/>
          <w:kern w:val="2"/>
          <w:sz w:val="17"/>
          <w:szCs w:val="17"/>
          <w:lang w:eastAsia="en-US" w:bidi="ar-SA"/>
          <w14:ligatures w14:val="standardContextual"/>
        </w:rPr>
        <w:t>(</w:t>
      </w:r>
      <w:r w:rsidRPr="00121B10">
        <w:rPr>
          <w:rFonts w:ascii="Segoe UI" w:eastAsiaTheme="minorHAnsi" w:hAnsi="Segoe UI" w:cs="Segoe UI"/>
          <w:b/>
          <w:bCs/>
          <w:kern w:val="2"/>
          <w:sz w:val="17"/>
          <w:szCs w:val="17"/>
          <w:lang w:eastAsia="en-US" w:bidi="ar-SA"/>
          <w14:ligatures w14:val="standardContextual"/>
        </w:rPr>
        <w:fldChar w:fldCharType="begin"/>
      </w:r>
      <w:r w:rsidRPr="00121B10">
        <w:rPr>
          <w:rFonts w:ascii="Segoe UI" w:eastAsiaTheme="minorHAnsi" w:hAnsi="Segoe UI" w:cs="Segoe UI"/>
          <w:b/>
          <w:bCs/>
          <w:kern w:val="2"/>
          <w:sz w:val="17"/>
          <w:szCs w:val="17"/>
          <w:lang w:eastAsia="en-US" w:bidi="ar-SA"/>
          <w14:ligatures w14:val="standardContextual"/>
        </w:rPr>
        <w:instrText xml:space="preserve"> REF _Ref216901262 \h  \* MERGEFORMAT </w:instrText>
      </w:r>
      <w:r w:rsidRPr="00121B10">
        <w:rPr>
          <w:rFonts w:ascii="Segoe UI" w:eastAsiaTheme="minorHAnsi" w:hAnsi="Segoe UI" w:cs="Segoe UI"/>
          <w:b/>
          <w:bCs/>
          <w:kern w:val="2"/>
          <w:sz w:val="17"/>
          <w:szCs w:val="17"/>
          <w:lang w:eastAsia="en-US" w:bidi="ar-SA"/>
          <w14:ligatures w14:val="standardContextual"/>
        </w:rPr>
      </w:r>
      <w:r w:rsidRPr="00121B10">
        <w:rPr>
          <w:rFonts w:ascii="Segoe UI" w:eastAsiaTheme="minorHAnsi" w:hAnsi="Segoe UI" w:cs="Segoe UI"/>
          <w:b/>
          <w:bCs/>
          <w:kern w:val="2"/>
          <w:sz w:val="17"/>
          <w:szCs w:val="17"/>
          <w:lang w:eastAsia="en-US" w:bidi="ar-SA"/>
          <w14:ligatures w14:val="standardContextual"/>
        </w:rPr>
        <w:fldChar w:fldCharType="separate"/>
      </w:r>
      <w:r w:rsidRPr="00121B10">
        <w:rPr>
          <w:rFonts w:ascii="Segoe UI" w:hAnsi="Segoe UI" w:cs="Segoe UI"/>
          <w:b/>
          <w:bCs/>
          <w:sz w:val="17"/>
          <w:szCs w:val="17"/>
        </w:rPr>
        <w:t xml:space="preserve">Figure </w:t>
      </w:r>
      <w:r w:rsidRPr="00121B10">
        <w:rPr>
          <w:rFonts w:ascii="Segoe UI" w:hAnsi="Segoe UI" w:cs="Segoe UI"/>
          <w:b/>
          <w:bCs/>
          <w:noProof/>
          <w:sz w:val="17"/>
          <w:szCs w:val="17"/>
        </w:rPr>
        <w:t>4</w:t>
      </w:r>
      <w:r w:rsidRPr="00121B10">
        <w:rPr>
          <w:rFonts w:ascii="Segoe UI" w:eastAsiaTheme="minorHAnsi" w:hAnsi="Segoe UI" w:cs="Segoe UI"/>
          <w:b/>
          <w:bCs/>
          <w:kern w:val="2"/>
          <w:sz w:val="17"/>
          <w:szCs w:val="17"/>
          <w:lang w:eastAsia="en-US" w:bidi="ar-SA"/>
          <w14:ligatures w14:val="standardContextual"/>
        </w:rPr>
        <w:fldChar w:fldCharType="end"/>
      </w:r>
      <w:r w:rsidRPr="00121B10">
        <w:rPr>
          <w:rFonts w:ascii="Segoe UI" w:eastAsiaTheme="minorHAnsi" w:hAnsi="Segoe UI" w:cs="Segoe UI"/>
          <w:b/>
          <w:bCs/>
          <w:kern w:val="2"/>
          <w:sz w:val="17"/>
          <w:szCs w:val="17"/>
          <w:lang w:eastAsia="en-US" w:bidi="ar-SA"/>
          <w14:ligatures w14:val="standardContextual"/>
        </w:rPr>
        <w:t>)</w:t>
      </w:r>
      <w:r>
        <w:rPr>
          <w:rFonts w:ascii="Segoe UI" w:eastAsiaTheme="minorHAnsi" w:hAnsi="Segoe UI" w:cs="Segoe UI"/>
          <w:kern w:val="2"/>
          <w:sz w:val="17"/>
          <w:szCs w:val="17"/>
          <w:lang w:eastAsia="en-US" w:bidi="ar-SA"/>
          <w14:ligatures w14:val="standardContextual"/>
        </w:rPr>
        <w:t>.</w:t>
      </w:r>
      <w:r w:rsidRPr="00A452E1">
        <w:rPr>
          <w:rFonts w:ascii="Segoe UI" w:eastAsiaTheme="minorHAnsi" w:hAnsi="Segoe UI" w:cs="Segoe UI"/>
          <w:kern w:val="2"/>
          <w:sz w:val="17"/>
          <w:szCs w:val="17"/>
          <w:lang w:eastAsia="en-US" w:bidi="ar-SA"/>
          <w14:ligatures w14:val="standardContextual"/>
        </w:rPr>
        <w:tab/>
      </w:r>
    </w:p>
    <w:p w14:paraId="307A5500" w14:textId="77777777" w:rsidR="00FB33EA" w:rsidRPr="001E4540" w:rsidRDefault="00FB33EA" w:rsidP="00FB33EA">
      <w:pPr>
        <w:pStyle w:val="p1"/>
        <w:spacing w:before="0" w:beforeAutospacing="0" w:after="0" w:afterAutospacing="0"/>
        <w:jc w:val="both"/>
        <w:rPr>
          <w:rFonts w:ascii="Segoe UI" w:hAnsi="Segoe UI" w:cs="Segoe UI"/>
          <w:b/>
          <w:bCs/>
          <w:sz w:val="17"/>
          <w:szCs w:val="17"/>
        </w:rPr>
      </w:pPr>
      <w:r w:rsidRPr="00A452E1">
        <w:rPr>
          <w:rFonts w:ascii="Segoe UI" w:eastAsiaTheme="minorHAnsi" w:hAnsi="Segoe UI" w:cs="Segoe UI"/>
          <w:b/>
          <w:bCs/>
          <w:kern w:val="2"/>
          <w:sz w:val="17"/>
          <w:szCs w:val="17"/>
          <w:lang w:eastAsia="en-US" w:bidi="ar-SA"/>
          <w14:ligatures w14:val="standardContextual"/>
        </w:rPr>
        <w:lastRenderedPageBreak/>
        <w:t>Capital expenditure:</w:t>
      </w:r>
      <w:r w:rsidRPr="00A452E1">
        <w:rPr>
          <w:rFonts w:ascii="Segoe UI" w:eastAsiaTheme="minorHAnsi" w:hAnsi="Segoe UI" w:cs="Segoe UI"/>
          <w:kern w:val="2"/>
          <w:sz w:val="17"/>
          <w:szCs w:val="17"/>
          <w:lang w:eastAsia="en-US" w:bidi="ar-SA"/>
          <w14:ligatures w14:val="standardContextual"/>
        </w:rPr>
        <w:t xml:space="preserve"> PKME’s expansion is primarily driven by investment in intangible assets, </w:t>
      </w:r>
      <w:r>
        <w:rPr>
          <w:rFonts w:ascii="Segoe UI" w:eastAsiaTheme="minorHAnsi" w:hAnsi="Segoe UI" w:cs="Segoe UI"/>
          <w:kern w:val="2"/>
          <w:sz w:val="17"/>
          <w:szCs w:val="17"/>
          <w:lang w:eastAsia="en-US" w:bidi="ar-SA"/>
          <w14:ligatures w14:val="standardContextual"/>
        </w:rPr>
        <w:t>notably</w:t>
      </w:r>
      <w:r w:rsidRPr="00A452E1">
        <w:rPr>
          <w:rFonts w:ascii="Segoe UI" w:eastAsiaTheme="minorHAnsi" w:hAnsi="Segoe UI" w:cs="Segoe UI"/>
          <w:kern w:val="2"/>
          <w:sz w:val="17"/>
          <w:szCs w:val="17"/>
          <w:lang w:eastAsia="en-US" w:bidi="ar-SA"/>
          <w14:ligatures w14:val="standardContextual"/>
        </w:rPr>
        <w:t xml:space="preserve"> the PKME platform, while spending on property, plant and equipment remains limited to maintenance. Expansionary capex is projected in line with user-</w:t>
      </w:r>
      <w:proofErr w:type="gramStart"/>
      <w:r w:rsidRPr="00A452E1">
        <w:rPr>
          <w:rFonts w:ascii="Segoe UI" w:eastAsiaTheme="minorHAnsi" w:hAnsi="Segoe UI" w:cs="Segoe UI"/>
          <w:kern w:val="2"/>
          <w:sz w:val="17"/>
          <w:szCs w:val="17"/>
          <w:lang w:eastAsia="en-US" w:bidi="ar-SA"/>
          <w14:ligatures w14:val="standardContextual"/>
        </w:rPr>
        <w:t>base</w:t>
      </w:r>
      <w:proofErr w:type="gramEnd"/>
      <w:r w:rsidRPr="00A452E1">
        <w:rPr>
          <w:rFonts w:ascii="Segoe UI" w:eastAsiaTheme="minorHAnsi" w:hAnsi="Segoe UI" w:cs="Segoe UI"/>
          <w:kern w:val="2"/>
          <w:sz w:val="17"/>
          <w:szCs w:val="17"/>
          <w:lang w:eastAsia="en-US" w:bidi="ar-SA"/>
          <w14:ligatures w14:val="standardContextual"/>
        </w:rPr>
        <w:t xml:space="preserve"> growth and the capacity needed to serve that base, alongside market development spending to support platform expansion. </w:t>
      </w:r>
      <w:r w:rsidRPr="001E4540">
        <w:rPr>
          <w:rFonts w:ascii="Segoe UI" w:hAnsi="Segoe UI" w:cs="Segoe UI"/>
          <w:b/>
          <w:bCs/>
          <w:sz w:val="17"/>
          <w:szCs w:val="17"/>
        </w:rPr>
        <w:t>(</w:t>
      </w:r>
      <w:r w:rsidRPr="001E4540">
        <w:rPr>
          <w:rFonts w:ascii="Segoe UI" w:hAnsi="Segoe UI" w:cs="Segoe UI"/>
          <w:b/>
          <w:bCs/>
          <w:sz w:val="17"/>
          <w:szCs w:val="17"/>
        </w:rPr>
        <w:fldChar w:fldCharType="begin"/>
      </w:r>
      <w:r w:rsidRPr="001E4540">
        <w:rPr>
          <w:rFonts w:ascii="Segoe UI" w:hAnsi="Segoe UI" w:cs="Segoe UI"/>
          <w:b/>
          <w:bCs/>
          <w:sz w:val="17"/>
          <w:szCs w:val="17"/>
        </w:rPr>
        <w:instrText xml:space="preserve"> REF _Ref217005054 \h </w:instrText>
      </w:r>
      <w:r>
        <w:rPr>
          <w:rFonts w:ascii="Segoe UI" w:hAnsi="Segoe UI" w:cs="Segoe UI"/>
          <w:b/>
          <w:bCs/>
          <w:sz w:val="17"/>
          <w:szCs w:val="17"/>
        </w:rPr>
        <w:instrText xml:space="preserve"> \* MERGEFORMAT </w:instrText>
      </w:r>
      <w:r w:rsidRPr="001E4540">
        <w:rPr>
          <w:rFonts w:ascii="Segoe UI" w:hAnsi="Segoe UI" w:cs="Segoe UI"/>
          <w:b/>
          <w:bCs/>
          <w:sz w:val="17"/>
          <w:szCs w:val="17"/>
        </w:rPr>
      </w:r>
      <w:r w:rsidRPr="001E4540">
        <w:rPr>
          <w:rFonts w:ascii="Segoe UI" w:hAnsi="Segoe UI" w:cs="Segoe UI"/>
          <w:b/>
          <w:bCs/>
          <w:sz w:val="17"/>
          <w:szCs w:val="17"/>
        </w:rPr>
        <w:fldChar w:fldCharType="separate"/>
      </w:r>
      <w:r w:rsidRPr="001E4540">
        <w:rPr>
          <w:rFonts w:ascii="Segoe UI" w:hAnsi="Segoe UI" w:cs="Segoe UI"/>
          <w:b/>
          <w:bCs/>
          <w:sz w:val="17"/>
          <w:szCs w:val="17"/>
        </w:rPr>
        <w:t>Figure 26</w:t>
      </w:r>
      <w:r w:rsidRPr="001E4540">
        <w:rPr>
          <w:rFonts w:ascii="Segoe UI" w:hAnsi="Segoe UI" w:cs="Segoe UI"/>
          <w:b/>
          <w:bCs/>
          <w:sz w:val="17"/>
          <w:szCs w:val="17"/>
        </w:rPr>
        <w:fldChar w:fldCharType="end"/>
      </w:r>
      <w:r w:rsidRPr="001E4540">
        <w:rPr>
          <w:rFonts w:ascii="Segoe UI" w:hAnsi="Segoe UI" w:cs="Segoe UI"/>
          <w:b/>
          <w:bCs/>
          <w:sz w:val="17"/>
          <w:szCs w:val="17"/>
        </w:rPr>
        <w:t>)</w:t>
      </w:r>
    </w:p>
    <w:p w14:paraId="601BBDE9" w14:textId="77777777" w:rsidR="00FB33EA" w:rsidRPr="005F1E93" w:rsidRDefault="00FB33EA" w:rsidP="00FB33EA">
      <w:pPr>
        <w:pStyle w:val="paragraph"/>
        <w:spacing w:before="0" w:beforeAutospacing="0" w:after="0" w:afterAutospacing="0"/>
        <w:jc w:val="both"/>
        <w:textAlignment w:val="baseline"/>
        <w:rPr>
          <w:rFonts w:ascii="Segoe UI" w:eastAsia="Calibri" w:hAnsi="Segoe UI" w:cs="Segoe UI"/>
          <w:b/>
          <w:bCs/>
          <w:sz w:val="18"/>
          <w:szCs w:val="18"/>
        </w:rPr>
      </w:pPr>
      <w:r w:rsidRPr="005F1E93">
        <w:rPr>
          <w:rFonts w:ascii="Segoe UI" w:eastAsia="Calibri" w:hAnsi="Segoe UI" w:cs="Segoe UI"/>
          <w:b/>
          <w:bCs/>
          <w:sz w:val="18"/>
          <w:szCs w:val="18"/>
        </w:rPr>
        <w:t>WACC</w:t>
      </w:r>
    </w:p>
    <w:p w14:paraId="2351767A" w14:textId="77777777" w:rsidR="00FB33EA" w:rsidRPr="00F1598E" w:rsidRDefault="00FB33EA" w:rsidP="00FB33EA">
      <w:pPr>
        <w:pStyle w:val="p1"/>
        <w:spacing w:before="0" w:beforeAutospacing="0" w:after="0" w:afterAutospacing="0"/>
        <w:jc w:val="both"/>
        <w:rPr>
          <w:rFonts w:ascii="Segoe UI" w:hAnsi="Segoe UI" w:cs="Segoe UI"/>
          <w:b/>
          <w:bCs/>
          <w:sz w:val="17"/>
          <w:szCs w:val="17"/>
        </w:rPr>
      </w:pPr>
      <w:r w:rsidRPr="00A452E1">
        <w:rPr>
          <w:rFonts w:ascii="Segoe UI" w:eastAsiaTheme="minorHAnsi" w:hAnsi="Segoe UI" w:cs="Segoe UI"/>
          <w:noProof/>
          <w:kern w:val="2"/>
          <w:sz w:val="17"/>
          <w:szCs w:val="17"/>
          <w:lang w:eastAsia="en-US" w:bidi="ar-SA"/>
          <w14:ligatures w14:val="standardContextual"/>
        </w:rPr>
        <mc:AlternateContent>
          <mc:Choice Requires="wps">
            <w:drawing>
              <wp:anchor distT="0" distB="0" distL="114300" distR="114300" simplePos="0" relativeHeight="251662336" behindDoc="0" locked="0" layoutInCell="1" allowOverlap="1" wp14:anchorId="5EB88C60" wp14:editId="68EE178D">
                <wp:simplePos x="0" y="0"/>
                <wp:positionH relativeFrom="margin">
                  <wp:posOffset>0</wp:posOffset>
                </wp:positionH>
                <wp:positionV relativeFrom="paragraph">
                  <wp:posOffset>0</wp:posOffset>
                </wp:positionV>
                <wp:extent cx="4808220" cy="0"/>
                <wp:effectExtent l="0" t="0" r="0" b="0"/>
                <wp:wrapNone/>
                <wp:docPr id="256442068"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679BE9" id="Straight Connector 122"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378.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" strokecolor="#ffc000" strokeweight="1.5pt">
                <v:stroke joinstyle="miter"/>
                <w10:wrap anchorx="margin"/>
              </v:line>
            </w:pict>
          </mc:Fallback>
        </mc:AlternateContent>
      </w:r>
      <w:r w:rsidRPr="00A452E1">
        <w:rPr>
          <w:rFonts w:ascii="Segoe UI" w:eastAsiaTheme="minorHAnsi" w:hAnsi="Segoe UI" w:cs="Segoe UI"/>
          <w:kern w:val="2"/>
          <w:sz w:val="17"/>
          <w:szCs w:val="17"/>
          <w:lang w:eastAsia="en-US" w:bidi="ar-SA"/>
          <w14:ligatures w14:val="standardContextual"/>
        </w:rPr>
        <w:t>The Weighted Average Cost of Capital (WACC) of 14.</w:t>
      </w:r>
      <w:r>
        <w:rPr>
          <w:rFonts w:ascii="Segoe UI" w:eastAsiaTheme="minorHAnsi" w:hAnsi="Segoe UI" w:cs="Segoe UI"/>
          <w:kern w:val="2"/>
          <w:sz w:val="17"/>
          <w:szCs w:val="17"/>
          <w:lang w:eastAsia="en-US" w:bidi="ar-SA"/>
          <w14:ligatures w14:val="standardContextual"/>
        </w:rPr>
        <w:t>3%</w:t>
      </w:r>
      <w:r w:rsidRPr="00A452E1">
        <w:rPr>
          <w:rFonts w:ascii="Segoe UI" w:eastAsiaTheme="minorHAnsi" w:hAnsi="Segoe UI" w:cs="Segoe UI"/>
          <w:kern w:val="2"/>
          <w:sz w:val="17"/>
          <w:szCs w:val="17"/>
          <w:lang w:eastAsia="en-US" w:bidi="ar-SA"/>
          <w14:ligatures w14:val="standardContextual"/>
        </w:rPr>
        <w:t xml:space="preserve"> has been used to discount the FCFF. </w:t>
      </w:r>
      <w:r w:rsidRPr="00F1598E">
        <w:rPr>
          <w:rFonts w:ascii="Segoe UI" w:hAnsi="Segoe UI" w:cs="Segoe UI"/>
          <w:b/>
          <w:bCs/>
          <w:sz w:val="17"/>
          <w:szCs w:val="17"/>
        </w:rPr>
        <w:t>(</w:t>
      </w:r>
      <w:r w:rsidRPr="00F1598E">
        <w:rPr>
          <w:rFonts w:ascii="Segoe UI" w:hAnsi="Segoe UI" w:cs="Segoe UI"/>
          <w:b/>
          <w:bCs/>
          <w:sz w:val="17"/>
          <w:szCs w:val="17"/>
        </w:rPr>
        <w:fldChar w:fldCharType="begin"/>
      </w:r>
      <w:r w:rsidRPr="00F1598E">
        <w:rPr>
          <w:rFonts w:ascii="Segoe UI" w:hAnsi="Segoe UI" w:cs="Segoe UI"/>
          <w:b/>
          <w:bCs/>
          <w:sz w:val="17"/>
          <w:szCs w:val="17"/>
        </w:rPr>
        <w:instrText xml:space="preserve"> REF _Ref217005119 \h </w:instrText>
      </w:r>
      <w:r>
        <w:rPr>
          <w:rFonts w:ascii="Segoe UI" w:hAnsi="Segoe UI" w:cs="Segoe UI"/>
          <w:b/>
          <w:bCs/>
          <w:sz w:val="17"/>
          <w:szCs w:val="17"/>
        </w:rPr>
        <w:instrText xml:space="preserve"> \* MERGEFORMAT </w:instrText>
      </w:r>
      <w:r w:rsidRPr="00F1598E">
        <w:rPr>
          <w:rFonts w:ascii="Segoe UI" w:hAnsi="Segoe UI" w:cs="Segoe UI"/>
          <w:b/>
          <w:bCs/>
          <w:sz w:val="17"/>
          <w:szCs w:val="17"/>
        </w:rPr>
      </w:r>
      <w:r w:rsidRPr="00F1598E">
        <w:rPr>
          <w:rFonts w:ascii="Segoe UI" w:hAnsi="Segoe UI" w:cs="Segoe UI"/>
          <w:b/>
          <w:bCs/>
          <w:sz w:val="17"/>
          <w:szCs w:val="17"/>
        </w:rPr>
        <w:fldChar w:fldCharType="separate"/>
      </w:r>
      <w:r w:rsidRPr="00F1598E">
        <w:rPr>
          <w:rFonts w:ascii="Segoe UI" w:hAnsi="Segoe UI" w:cs="Segoe UI"/>
          <w:b/>
          <w:bCs/>
          <w:sz w:val="17"/>
          <w:szCs w:val="17"/>
        </w:rPr>
        <w:t>Figure 27</w:t>
      </w:r>
      <w:r w:rsidRPr="00F1598E">
        <w:rPr>
          <w:rFonts w:ascii="Segoe UI" w:hAnsi="Segoe UI" w:cs="Segoe UI"/>
          <w:b/>
          <w:bCs/>
          <w:sz w:val="17"/>
          <w:szCs w:val="17"/>
        </w:rPr>
        <w:fldChar w:fldCharType="end"/>
      </w:r>
      <w:r w:rsidRPr="00F1598E">
        <w:rPr>
          <w:rFonts w:ascii="Segoe UI" w:hAnsi="Segoe UI" w:cs="Segoe UI"/>
          <w:b/>
          <w:bCs/>
          <w:sz w:val="17"/>
          <w:szCs w:val="17"/>
        </w:rPr>
        <w:t xml:space="preserve">) </w:t>
      </w:r>
      <w:hyperlink w:anchor="_Appendix_21:_WACC" w:history="1">
        <w:r w:rsidRPr="006A1083">
          <w:rPr>
            <w:rStyle w:val="Hyperlink"/>
            <w:rFonts w:ascii="Segoe UI" w:hAnsi="Segoe UI" w:cs="Segoe UI"/>
            <w:b/>
            <w:bCs/>
            <w:sz w:val="17"/>
            <w:szCs w:val="17"/>
          </w:rPr>
          <w:t>(Appendix 21)</w:t>
        </w:r>
      </w:hyperlink>
    </w:p>
    <w:p w14:paraId="073AF034" w14:textId="77777777" w:rsidR="00FB33EA" w:rsidRPr="00A452E1" w:rsidRDefault="00FB33EA" w:rsidP="00FB33EA">
      <w:pPr>
        <w:spacing w:after="0" w:line="240" w:lineRule="auto"/>
        <w:jc w:val="both"/>
        <w:rPr>
          <w:rFonts w:ascii="Segoe UI" w:hAnsi="Segoe UI" w:cs="Segoe UI"/>
          <w:sz w:val="17"/>
          <w:szCs w:val="17"/>
        </w:rPr>
      </w:pPr>
      <w:r w:rsidRPr="00A452E1">
        <w:rPr>
          <w:rFonts w:ascii="Segoe UI" w:hAnsi="Segoe UI" w:cs="Segoe UI"/>
          <w:b/>
          <w:bCs/>
          <w:sz w:val="17"/>
          <w:szCs w:val="17"/>
        </w:rPr>
        <w:t>Cost of Equity:</w:t>
      </w:r>
      <w:r w:rsidRPr="00A452E1">
        <w:rPr>
          <w:rFonts w:ascii="Segoe UI" w:hAnsi="Segoe UI" w:cs="Segoe UI"/>
          <w:sz w:val="17"/>
          <w:szCs w:val="17"/>
        </w:rPr>
        <w:t xml:space="preserve"> We determined the cost of equity (Ke) using the Capital Asset Pricing Model (CAPM),</w:t>
      </w:r>
    </w:p>
    <w:p w14:paraId="7B1DB21C" w14:textId="20A89095" w:rsidR="00FB33EA" w:rsidRPr="00560413" w:rsidRDefault="00FB33EA" w:rsidP="00FB33EA">
      <w:pPr>
        <w:spacing w:after="0" w:line="240" w:lineRule="auto"/>
        <w:jc w:val="both"/>
        <w:rPr>
          <w:rFonts w:ascii="Segoe UI" w:hAnsi="Segoe UI" w:cs="Segoe UI"/>
          <w:b/>
          <w:bCs/>
          <w:sz w:val="17"/>
          <w:szCs w:val="17"/>
        </w:rPr>
      </w:pPr>
      <w:r w:rsidRPr="00A452E1">
        <w:rPr>
          <w:rFonts w:ascii="Segoe UI" w:hAnsi="Segoe UI" w:cs="Segoe UI"/>
          <w:sz w:val="17"/>
          <w:szCs w:val="17"/>
        </w:rPr>
        <w:t xml:space="preserve">resulting in a value of </w:t>
      </w:r>
      <w:r>
        <w:rPr>
          <w:rFonts w:ascii="Segoe UI" w:hAnsi="Segoe UI" w:cs="Segoe UI"/>
          <w:sz w:val="17"/>
          <w:szCs w:val="17"/>
        </w:rPr>
        <w:t>15.9</w:t>
      </w:r>
      <w:r w:rsidRPr="00A452E1">
        <w:rPr>
          <w:rFonts w:ascii="Segoe UI" w:hAnsi="Segoe UI" w:cs="Segoe UI"/>
          <w:sz w:val="17"/>
          <w:szCs w:val="17"/>
        </w:rPr>
        <w:t>%. The risk-free rate is identified as 10.</w:t>
      </w:r>
      <w:r>
        <w:rPr>
          <w:rFonts w:ascii="Segoe UI" w:hAnsi="Segoe UI" w:cs="Segoe UI"/>
          <w:sz w:val="17"/>
          <w:szCs w:val="17"/>
        </w:rPr>
        <w:t>8</w:t>
      </w:r>
      <w:r w:rsidRPr="00A452E1">
        <w:rPr>
          <w:rFonts w:ascii="Segoe UI" w:hAnsi="Segoe UI" w:cs="Segoe UI"/>
          <w:sz w:val="17"/>
          <w:szCs w:val="17"/>
        </w:rPr>
        <w:t>%, which corresponds to the</w:t>
      </w:r>
      <w:r>
        <w:rPr>
          <w:rFonts w:ascii="Segoe UI" w:hAnsi="Segoe UI" w:cs="Segoe UI"/>
          <w:sz w:val="17"/>
          <w:szCs w:val="17"/>
        </w:rPr>
        <w:t xml:space="preserve"> average</w:t>
      </w:r>
      <w:r w:rsidRPr="00A452E1">
        <w:rPr>
          <w:rFonts w:ascii="Segoe UI" w:hAnsi="Segoe UI" w:cs="Segoe UI"/>
          <w:sz w:val="17"/>
          <w:szCs w:val="17"/>
        </w:rPr>
        <w:t xml:space="preserve"> long-term (10-year) government bond </w:t>
      </w:r>
      <w:r>
        <w:rPr>
          <w:rFonts w:ascii="Segoe UI" w:hAnsi="Segoe UI" w:cs="Segoe UI"/>
          <w:sz w:val="17"/>
          <w:szCs w:val="17"/>
        </w:rPr>
        <w:t>yield</w:t>
      </w:r>
      <w:r w:rsidRPr="00A452E1">
        <w:rPr>
          <w:rFonts w:ascii="Segoe UI" w:hAnsi="Segoe UI" w:cs="Segoe UI"/>
          <w:sz w:val="17"/>
          <w:szCs w:val="17"/>
        </w:rPr>
        <w:t xml:space="preserve"> in Sri Lanka. The beta value for PKME was calculated through analysis of industry peers, considering the last two years. The unlevered beta of each peer </w:t>
      </w:r>
      <w:proofErr w:type="gramStart"/>
      <w:r w:rsidRPr="00A452E1">
        <w:rPr>
          <w:rFonts w:ascii="Segoe UI" w:hAnsi="Segoe UI" w:cs="Segoe UI"/>
          <w:sz w:val="17"/>
          <w:szCs w:val="17"/>
        </w:rPr>
        <w:t>w</w:t>
      </w:r>
      <w:r>
        <w:rPr>
          <w:rFonts w:ascii="Segoe UI" w:hAnsi="Segoe UI" w:cs="Segoe UI"/>
          <w:sz w:val="17"/>
          <w:szCs w:val="17"/>
        </w:rPr>
        <w:t>ere</w:t>
      </w:r>
      <w:proofErr w:type="gramEnd"/>
      <w:r w:rsidRPr="00A452E1">
        <w:rPr>
          <w:rFonts w:ascii="Segoe UI" w:hAnsi="Segoe UI" w:cs="Segoe UI"/>
          <w:sz w:val="17"/>
          <w:szCs w:val="17"/>
        </w:rPr>
        <w:t xml:space="preserve"> averaged, resulting in a cash adjusted unlevered beta of 0.68. This figure was adjusted to excess cash balance PKME maintains to isolate the true operating risk and ensure EV reflects only the core business, then re-levered based on PKME</w:t>
      </w:r>
      <w:r>
        <w:rPr>
          <w:rFonts w:ascii="Segoe UI" w:hAnsi="Segoe UI" w:cs="Segoe UI"/>
          <w:sz w:val="17"/>
          <w:szCs w:val="17"/>
        </w:rPr>
        <w:t>’s</w:t>
      </w:r>
      <w:r w:rsidRPr="00A452E1">
        <w:rPr>
          <w:rFonts w:ascii="Segoe UI" w:hAnsi="Segoe UI" w:cs="Segoe UI"/>
          <w:sz w:val="17"/>
          <w:szCs w:val="17"/>
        </w:rPr>
        <w:t xml:space="preserve"> target capital structure of 8</w:t>
      </w:r>
      <w:r>
        <w:rPr>
          <w:rFonts w:ascii="Segoe UI" w:hAnsi="Segoe UI" w:cs="Segoe UI"/>
          <w:sz w:val="17"/>
          <w:szCs w:val="17"/>
        </w:rPr>
        <w:t>0.0</w:t>
      </w:r>
      <w:r w:rsidRPr="00A452E1">
        <w:rPr>
          <w:rFonts w:ascii="Segoe UI" w:hAnsi="Segoe UI" w:cs="Segoe UI"/>
          <w:sz w:val="17"/>
          <w:szCs w:val="17"/>
        </w:rPr>
        <w:t xml:space="preserve">% equity and </w:t>
      </w:r>
      <w:r>
        <w:rPr>
          <w:rFonts w:ascii="Segoe UI" w:hAnsi="Segoe UI" w:cs="Segoe UI"/>
          <w:sz w:val="17"/>
          <w:szCs w:val="17"/>
        </w:rPr>
        <w:t>20.0</w:t>
      </w:r>
      <w:r w:rsidRPr="00A452E1">
        <w:rPr>
          <w:rFonts w:ascii="Segoe UI" w:hAnsi="Segoe UI" w:cs="Segoe UI"/>
          <w:sz w:val="17"/>
          <w:szCs w:val="17"/>
        </w:rPr>
        <w:t xml:space="preserve">% debt, yielding a resulting beta of 0.73 </w:t>
      </w:r>
      <w:r w:rsidRPr="000369CE">
        <w:rPr>
          <w:rFonts w:ascii="Segoe UI" w:hAnsi="Segoe UI" w:cs="Segoe UI"/>
          <w:b/>
          <w:bCs/>
          <w:sz w:val="17"/>
          <w:szCs w:val="17"/>
        </w:rPr>
        <w:t>(</w:t>
      </w:r>
      <w:r w:rsidRPr="000369CE">
        <w:rPr>
          <w:rFonts w:ascii="Segoe UI" w:hAnsi="Segoe UI" w:cs="Segoe UI"/>
          <w:b/>
          <w:bCs/>
          <w:sz w:val="17"/>
          <w:szCs w:val="17"/>
        </w:rPr>
        <w:fldChar w:fldCharType="begin"/>
      </w:r>
      <w:r w:rsidRPr="000369CE">
        <w:rPr>
          <w:rFonts w:ascii="Segoe UI" w:hAnsi="Segoe UI" w:cs="Segoe UI"/>
          <w:b/>
          <w:bCs/>
          <w:sz w:val="17"/>
          <w:szCs w:val="17"/>
        </w:rPr>
        <w:instrText xml:space="preserve"> REF _Ref217005119 \h  \* MERGEFORMAT </w:instrText>
      </w:r>
      <w:r w:rsidRPr="000369CE">
        <w:rPr>
          <w:rFonts w:ascii="Segoe UI" w:hAnsi="Segoe UI" w:cs="Segoe UI"/>
          <w:b/>
          <w:bCs/>
          <w:sz w:val="17"/>
          <w:szCs w:val="17"/>
        </w:rPr>
      </w:r>
      <w:r w:rsidRPr="000369CE">
        <w:rPr>
          <w:rFonts w:ascii="Segoe UI" w:hAnsi="Segoe UI" w:cs="Segoe UI"/>
          <w:b/>
          <w:bCs/>
          <w:sz w:val="17"/>
          <w:szCs w:val="17"/>
        </w:rPr>
        <w:fldChar w:fldCharType="separate"/>
      </w:r>
      <w:r w:rsidRPr="000369CE">
        <w:rPr>
          <w:rFonts w:ascii="Segoe UI" w:hAnsi="Segoe UI" w:cs="Segoe UI"/>
          <w:b/>
          <w:bCs/>
          <w:sz w:val="17"/>
          <w:szCs w:val="17"/>
        </w:rPr>
        <w:t xml:space="preserve">Figure </w:t>
      </w:r>
      <w:r w:rsidRPr="000369CE">
        <w:rPr>
          <w:rFonts w:ascii="Segoe UI" w:hAnsi="Segoe UI" w:cs="Segoe UI"/>
          <w:b/>
          <w:bCs/>
          <w:noProof/>
          <w:sz w:val="17"/>
          <w:szCs w:val="17"/>
        </w:rPr>
        <w:t>27</w:t>
      </w:r>
      <w:r w:rsidRPr="000369CE">
        <w:rPr>
          <w:rFonts w:ascii="Segoe UI" w:hAnsi="Segoe UI" w:cs="Segoe UI"/>
          <w:b/>
          <w:bCs/>
          <w:sz w:val="17"/>
          <w:szCs w:val="17"/>
        </w:rPr>
        <w:fldChar w:fldCharType="end"/>
      </w:r>
      <w:r w:rsidRPr="000369CE">
        <w:rPr>
          <w:rFonts w:ascii="Segoe UI" w:hAnsi="Segoe UI" w:cs="Segoe UI"/>
          <w:b/>
          <w:bCs/>
          <w:sz w:val="17"/>
          <w:szCs w:val="17"/>
        </w:rPr>
        <w:t>)</w:t>
      </w:r>
      <w:r w:rsidRPr="00A452E1">
        <w:rPr>
          <w:rFonts w:ascii="Segoe UI" w:hAnsi="Segoe UI" w:cs="Segoe UI"/>
          <w:sz w:val="17"/>
          <w:szCs w:val="17"/>
        </w:rPr>
        <w:t>. We used a market risk premium of 7.0</w:t>
      </w:r>
      <w:r>
        <w:rPr>
          <w:rFonts w:ascii="Segoe UI" w:hAnsi="Segoe UI" w:cs="Segoe UI"/>
          <w:sz w:val="17"/>
          <w:szCs w:val="17"/>
        </w:rPr>
        <w:t>%</w:t>
      </w:r>
      <w:r w:rsidRPr="00A452E1">
        <w:rPr>
          <w:rFonts w:ascii="Segoe UI" w:hAnsi="Segoe UI" w:cs="Segoe UI"/>
          <w:sz w:val="17"/>
          <w:szCs w:val="17"/>
        </w:rPr>
        <w:t xml:space="preserve">, based on daily ASPI return volatility during a structurally stable period, reflecting the market’s ongoing recovery from recent macro </w:t>
      </w:r>
      <w:r w:rsidRPr="00D4638D">
        <w:rPr>
          <w:rFonts w:ascii="Segoe UI" w:hAnsi="Segoe UI" w:cs="Segoe UI"/>
          <w:sz w:val="17"/>
          <w:szCs w:val="17"/>
        </w:rPr>
        <w:t>disruptions</w:t>
      </w:r>
      <w:r w:rsidRPr="00D4638D">
        <w:rPr>
          <w:rFonts w:ascii="Segoe UI" w:hAnsi="Segoe UI" w:cs="Segoe UI"/>
          <w:b/>
          <w:bCs/>
          <w:sz w:val="17"/>
          <w:szCs w:val="17"/>
        </w:rPr>
        <w:t xml:space="preserve"> </w:t>
      </w:r>
      <w:hyperlink w:anchor="_Appendix_18:_Cost" w:history="1">
        <w:r w:rsidRPr="00D4638D">
          <w:rPr>
            <w:rStyle w:val="Hyperlink"/>
            <w:rFonts w:ascii="Segoe UI" w:hAnsi="Segoe UI" w:cs="Segoe UI"/>
            <w:b/>
            <w:bCs/>
            <w:sz w:val="17"/>
            <w:szCs w:val="17"/>
          </w:rPr>
          <w:t>(Appendix 19)</w:t>
        </w:r>
      </w:hyperlink>
      <w:r w:rsidRPr="00560413">
        <w:rPr>
          <w:rFonts w:ascii="Segoe UI" w:hAnsi="Segoe UI" w:cs="Segoe UI"/>
          <w:b/>
          <w:bCs/>
          <w:sz w:val="17"/>
          <w:szCs w:val="17"/>
        </w:rPr>
        <w:t>.</w:t>
      </w:r>
      <w:r w:rsidRPr="00560413">
        <w:rPr>
          <w:rFonts w:ascii="Segoe UI" w:eastAsiaTheme="minorEastAsia" w:hAnsi="Segoe UI" w:cs="Segoe UI"/>
          <w:b/>
          <w:bCs/>
          <w:noProof/>
          <w:sz w:val="17"/>
          <w:szCs w:val="17"/>
        </w:rPr>
        <w:t xml:space="preserve"> </w:t>
      </w:r>
    </w:p>
    <w:p w14:paraId="3D46D75B" w14:textId="77777777" w:rsidR="00FB33EA" w:rsidRPr="002B5C77" w:rsidRDefault="00FB33EA" w:rsidP="00FB33EA">
      <w:pPr>
        <w:spacing w:after="0" w:line="240" w:lineRule="auto"/>
        <w:jc w:val="both"/>
        <w:rPr>
          <w:rStyle w:val="Hyperlink"/>
          <w:b/>
          <w:bCs/>
        </w:rPr>
      </w:pPr>
      <w:r w:rsidRPr="00A452E1">
        <w:rPr>
          <w:rFonts w:ascii="Segoe UI" w:hAnsi="Segoe UI" w:cs="Segoe UI"/>
          <w:b/>
          <w:bCs/>
          <w:sz w:val="17"/>
          <w:szCs w:val="17"/>
        </w:rPr>
        <w:t>Cost of Debt:</w:t>
      </w:r>
      <w:r w:rsidRPr="00A452E1">
        <w:rPr>
          <w:rFonts w:ascii="Segoe UI" w:hAnsi="Segoe UI" w:cs="Segoe UI"/>
          <w:sz w:val="17"/>
          <w:szCs w:val="17"/>
        </w:rPr>
        <w:t xml:space="preserve"> To arrive at the 11.4% pre-tax cost of debt, we </w:t>
      </w:r>
      <w:proofErr w:type="gramStart"/>
      <w:r>
        <w:rPr>
          <w:rFonts w:ascii="Segoe UI" w:hAnsi="Segoe UI" w:cs="Segoe UI"/>
          <w:sz w:val="17"/>
          <w:szCs w:val="17"/>
        </w:rPr>
        <w:t>applied</w:t>
      </w:r>
      <w:proofErr w:type="gramEnd"/>
      <w:r>
        <w:rPr>
          <w:rFonts w:ascii="Segoe UI" w:hAnsi="Segoe UI" w:cs="Segoe UI"/>
          <w:sz w:val="17"/>
          <w:szCs w:val="17"/>
        </w:rPr>
        <w:t xml:space="preserve"> the</w:t>
      </w:r>
      <w:r w:rsidRPr="00A452E1">
        <w:rPr>
          <w:rFonts w:ascii="Segoe UI" w:hAnsi="Segoe UI" w:cs="Segoe UI"/>
          <w:sz w:val="17"/>
          <w:szCs w:val="17"/>
        </w:rPr>
        <w:t xml:space="preserve"> AWPLR + Risk Premium of 0.5% because of PKME’s strong balance sheet</w:t>
      </w:r>
      <w:r>
        <w:rPr>
          <w:rFonts w:ascii="Segoe UI" w:hAnsi="Segoe UI" w:cs="Segoe UI"/>
          <w:sz w:val="17"/>
          <w:szCs w:val="17"/>
        </w:rPr>
        <w:t xml:space="preserve">. Applying a </w:t>
      </w:r>
      <w:r w:rsidRPr="00A452E1">
        <w:rPr>
          <w:rFonts w:ascii="Segoe UI" w:hAnsi="Segoe UI" w:cs="Segoe UI"/>
          <w:sz w:val="17"/>
          <w:szCs w:val="17"/>
        </w:rPr>
        <w:t>corporate tax rate of 30.0% resul</w:t>
      </w:r>
      <w:r>
        <w:rPr>
          <w:rFonts w:ascii="Segoe UI" w:hAnsi="Segoe UI" w:cs="Segoe UI"/>
          <w:sz w:val="17"/>
          <w:szCs w:val="17"/>
        </w:rPr>
        <w:t>ts</w:t>
      </w:r>
      <w:r w:rsidRPr="00A452E1">
        <w:rPr>
          <w:rFonts w:ascii="Segoe UI" w:hAnsi="Segoe UI" w:cs="Segoe UI"/>
          <w:sz w:val="17"/>
          <w:szCs w:val="17"/>
        </w:rPr>
        <w:t xml:space="preserve"> in a post-tax cost of debt of 8.0%. Based on the target capital structure of 8</w:t>
      </w:r>
      <w:r>
        <w:rPr>
          <w:rFonts w:ascii="Segoe UI" w:hAnsi="Segoe UI" w:cs="Segoe UI"/>
          <w:sz w:val="17"/>
          <w:szCs w:val="17"/>
        </w:rPr>
        <w:t>0.0</w:t>
      </w:r>
      <w:r w:rsidRPr="00A452E1">
        <w:rPr>
          <w:rFonts w:ascii="Segoe UI" w:hAnsi="Segoe UI" w:cs="Segoe UI"/>
          <w:sz w:val="17"/>
          <w:szCs w:val="17"/>
        </w:rPr>
        <w:t>-</w:t>
      </w:r>
      <w:r>
        <w:rPr>
          <w:rFonts w:ascii="Segoe UI" w:hAnsi="Segoe UI" w:cs="Segoe UI"/>
          <w:sz w:val="17"/>
          <w:szCs w:val="17"/>
        </w:rPr>
        <w:t>20.0</w:t>
      </w:r>
      <w:r w:rsidRPr="00A452E1">
        <w:rPr>
          <w:rFonts w:ascii="Segoe UI" w:hAnsi="Segoe UI" w:cs="Segoe UI"/>
          <w:sz w:val="17"/>
          <w:szCs w:val="17"/>
        </w:rPr>
        <w:t>% and the cost of equity (Ke) of 15.9%, and the after-tax cost of debt (</w:t>
      </w:r>
      <w:proofErr w:type="spellStart"/>
      <w:r w:rsidRPr="00A452E1">
        <w:rPr>
          <w:rFonts w:ascii="Segoe UI" w:hAnsi="Segoe UI" w:cs="Segoe UI"/>
          <w:sz w:val="17"/>
          <w:szCs w:val="17"/>
        </w:rPr>
        <w:t>Kd</w:t>
      </w:r>
      <w:proofErr w:type="spellEnd"/>
      <w:r w:rsidRPr="00A452E1">
        <w:rPr>
          <w:rFonts w:ascii="Segoe UI" w:hAnsi="Segoe UI" w:cs="Segoe UI"/>
          <w:sz w:val="17"/>
          <w:szCs w:val="17"/>
        </w:rPr>
        <w:t>) of 8.0%, we have calculated the Weighted Average Cost of Capital to be 14.</w:t>
      </w:r>
      <w:r>
        <w:rPr>
          <w:rFonts w:ascii="Segoe UI" w:hAnsi="Segoe UI" w:cs="Segoe UI"/>
          <w:sz w:val="17"/>
          <w:szCs w:val="17"/>
        </w:rPr>
        <w:t>3</w:t>
      </w:r>
      <w:r>
        <w:rPr>
          <w:rStyle w:val="Hyperlink"/>
          <w:sz w:val="17"/>
          <w:szCs w:val="17"/>
        </w:rPr>
        <w:t>%</w:t>
      </w:r>
      <w:r w:rsidRPr="002B5C77">
        <w:rPr>
          <w:rStyle w:val="Hyperlink"/>
          <w:sz w:val="17"/>
          <w:szCs w:val="17"/>
        </w:rPr>
        <w:t xml:space="preserve"> </w:t>
      </w:r>
      <w:r w:rsidRPr="00E33A42">
        <w:rPr>
          <w:rStyle w:val="Hyperlink"/>
          <w:rFonts w:ascii="Segoe UI" w:hAnsi="Segoe UI" w:cs="Segoe UI"/>
          <w:b/>
          <w:bCs/>
          <w:sz w:val="17"/>
          <w:szCs w:val="17"/>
        </w:rPr>
        <w:t>(</w:t>
      </w:r>
      <w:r w:rsidRPr="00E33A42">
        <w:rPr>
          <w:rStyle w:val="Hyperlink"/>
          <w:rFonts w:ascii="Segoe UI" w:hAnsi="Segoe UI" w:cs="Segoe UI"/>
          <w:b/>
          <w:bCs/>
          <w:sz w:val="17"/>
          <w:szCs w:val="17"/>
        </w:rPr>
        <w:fldChar w:fldCharType="begin"/>
      </w:r>
      <w:r w:rsidRPr="00E33A42">
        <w:rPr>
          <w:rStyle w:val="Hyperlink"/>
          <w:rFonts w:ascii="Segoe UI" w:hAnsi="Segoe UI" w:cs="Segoe UI"/>
          <w:b/>
          <w:bCs/>
          <w:sz w:val="17"/>
          <w:szCs w:val="17"/>
        </w:rPr>
        <w:instrText xml:space="preserve"> REF _Ref217005119 \h  \* MERGEFORMAT </w:instrText>
      </w:r>
      <w:r w:rsidRPr="00E33A42">
        <w:rPr>
          <w:rStyle w:val="Hyperlink"/>
          <w:rFonts w:ascii="Segoe UI" w:hAnsi="Segoe UI" w:cs="Segoe UI"/>
          <w:b/>
          <w:bCs/>
          <w:sz w:val="17"/>
          <w:szCs w:val="17"/>
        </w:rPr>
      </w:r>
      <w:r w:rsidRPr="00E33A42">
        <w:rPr>
          <w:rStyle w:val="Hyperlink"/>
          <w:rFonts w:ascii="Segoe UI" w:hAnsi="Segoe UI" w:cs="Segoe UI"/>
          <w:b/>
          <w:bCs/>
          <w:sz w:val="17"/>
          <w:szCs w:val="17"/>
        </w:rPr>
        <w:fldChar w:fldCharType="separate"/>
      </w:r>
      <w:r w:rsidRPr="00E33A42">
        <w:rPr>
          <w:rStyle w:val="Hyperlink"/>
          <w:rFonts w:ascii="Segoe UI" w:hAnsi="Segoe UI" w:cs="Segoe UI"/>
          <w:b/>
          <w:bCs/>
          <w:sz w:val="17"/>
          <w:szCs w:val="17"/>
        </w:rPr>
        <w:t>Figure 27</w:t>
      </w:r>
      <w:r w:rsidRPr="00E33A42">
        <w:rPr>
          <w:rStyle w:val="Hyperlink"/>
          <w:rFonts w:ascii="Segoe UI" w:hAnsi="Segoe UI" w:cs="Segoe UI"/>
          <w:b/>
          <w:bCs/>
          <w:sz w:val="17"/>
          <w:szCs w:val="17"/>
        </w:rPr>
        <w:fldChar w:fldCharType="end"/>
      </w:r>
      <w:r w:rsidRPr="00E33A42">
        <w:rPr>
          <w:rStyle w:val="Hyperlink"/>
          <w:rFonts w:ascii="Segoe UI" w:hAnsi="Segoe UI" w:cs="Segoe UI"/>
          <w:b/>
          <w:bCs/>
          <w:sz w:val="17"/>
          <w:szCs w:val="17"/>
        </w:rPr>
        <w:t>)</w:t>
      </w:r>
      <w:hyperlink w:anchor="_Appendix_20:_Cost" w:history="1">
        <w:r w:rsidRPr="00E33A42">
          <w:rPr>
            <w:rStyle w:val="Hyperlink"/>
            <w:rFonts w:ascii="Segoe UI" w:hAnsi="Segoe UI" w:cs="Segoe UI"/>
            <w:b/>
            <w:bCs/>
            <w:sz w:val="17"/>
            <w:szCs w:val="17"/>
          </w:rPr>
          <w:t>(Appendix 20)</w:t>
        </w:r>
      </w:hyperlink>
    </w:p>
    <w:p w14:paraId="61C08936" w14:textId="77777777" w:rsidR="00FB33EA" w:rsidRPr="00BA0473" w:rsidRDefault="00FB33EA" w:rsidP="00FB33EA">
      <w:pPr>
        <w:pStyle w:val="paragraph"/>
        <w:spacing w:before="0" w:beforeAutospacing="0" w:after="0" w:afterAutospacing="0"/>
        <w:jc w:val="both"/>
        <w:textAlignment w:val="baseline"/>
        <w:rPr>
          <w:rFonts w:ascii="Segoe UI" w:eastAsia="Calibri" w:hAnsi="Segoe UI" w:cs="Segoe UI"/>
          <w:b/>
          <w:bCs/>
          <w:sz w:val="18"/>
          <w:szCs w:val="18"/>
        </w:rPr>
      </w:pPr>
      <w:r w:rsidRPr="00BA0473">
        <w:rPr>
          <w:rFonts w:ascii="Segoe UI" w:eastAsia="Calibri" w:hAnsi="Segoe UI" w:cs="Segoe UI"/>
          <w:b/>
          <w:bCs/>
          <w:sz w:val="18"/>
          <w:szCs w:val="18"/>
        </w:rPr>
        <w:t>Terminal Value</w:t>
      </w:r>
    </w:p>
    <w:p w14:paraId="325CBD93" w14:textId="62838C10" w:rsidR="00FB33EA" w:rsidRPr="00A452E1" w:rsidRDefault="00FB33EA" w:rsidP="00FB33EA">
      <w:pPr>
        <w:spacing w:after="0" w:line="240" w:lineRule="auto"/>
        <w:jc w:val="both"/>
        <w:rPr>
          <w:rFonts w:ascii="Segoe UI" w:hAnsi="Segoe UI" w:cs="Segoe UI"/>
          <w:sz w:val="17"/>
          <w:szCs w:val="17"/>
        </w:rPr>
      </w:pPr>
      <w:r w:rsidRPr="00A452E1">
        <w:rPr>
          <w:rFonts w:ascii="Segoe UI" w:hAnsi="Segoe UI" w:cs="Segoe UI"/>
          <w:noProof/>
          <w:sz w:val="17"/>
          <w:szCs w:val="17"/>
        </w:rPr>
        <mc:AlternateContent>
          <mc:Choice Requires="wps">
            <w:drawing>
              <wp:anchor distT="0" distB="0" distL="114300" distR="114300" simplePos="0" relativeHeight="251663360" behindDoc="0" locked="0" layoutInCell="1" allowOverlap="1" wp14:anchorId="39CFC1B0" wp14:editId="6BA128D6">
                <wp:simplePos x="0" y="0"/>
                <wp:positionH relativeFrom="margin">
                  <wp:posOffset>0</wp:posOffset>
                </wp:positionH>
                <wp:positionV relativeFrom="paragraph">
                  <wp:posOffset>0</wp:posOffset>
                </wp:positionV>
                <wp:extent cx="4808220" cy="0"/>
                <wp:effectExtent l="0" t="0" r="0" b="0"/>
                <wp:wrapNone/>
                <wp:docPr id="215777387"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DC205E" id="Straight Connector 122"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378.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" strokecolor="#ffc000" strokeweight="1.5pt">
                <v:stroke joinstyle="miter"/>
                <w10:wrap anchorx="margin"/>
              </v:line>
            </w:pict>
          </mc:Fallback>
        </mc:AlternateContent>
      </w:r>
      <w:r w:rsidRPr="00A452E1">
        <w:rPr>
          <w:rFonts w:ascii="Segoe UI" w:hAnsi="Segoe UI" w:cs="Segoe UI"/>
          <w:sz w:val="17"/>
          <w:szCs w:val="17"/>
        </w:rPr>
        <w:t xml:space="preserve">We anticipate the terminal growth rate to stabilize at 3.0% after FY37E based on 1) Real GDP growth rate as per IMF </w:t>
      </w:r>
      <w:r>
        <w:rPr>
          <w:rFonts w:ascii="Segoe UI" w:hAnsi="Segoe UI" w:cs="Segoe UI"/>
          <w:sz w:val="17"/>
          <w:szCs w:val="17"/>
        </w:rPr>
        <w:t xml:space="preserve">adjusted to exchange rate </w:t>
      </w:r>
      <w:r w:rsidRPr="00A452E1">
        <w:rPr>
          <w:rFonts w:ascii="Segoe UI" w:hAnsi="Segoe UI" w:cs="Segoe UI"/>
          <w:sz w:val="17"/>
          <w:szCs w:val="17"/>
        </w:rPr>
        <w:t>2) Long term inflation environment in which PKME operates. Based on our forecast, the terminal period carries a weight of 5</w:t>
      </w:r>
      <w:r>
        <w:rPr>
          <w:rFonts w:ascii="Segoe UI" w:hAnsi="Segoe UI" w:cs="Segoe UI"/>
          <w:sz w:val="17"/>
          <w:szCs w:val="17"/>
        </w:rPr>
        <w:t>6.2</w:t>
      </w:r>
      <w:r w:rsidRPr="00A452E1">
        <w:rPr>
          <w:rFonts w:ascii="Segoe UI" w:hAnsi="Segoe UI" w:cs="Segoe UI"/>
          <w:sz w:val="17"/>
          <w:szCs w:val="17"/>
        </w:rPr>
        <w:t xml:space="preserve">% of the </w:t>
      </w:r>
      <w:r>
        <w:rPr>
          <w:rFonts w:ascii="Segoe UI" w:hAnsi="Segoe UI" w:cs="Segoe UI"/>
          <w:sz w:val="17"/>
          <w:szCs w:val="17"/>
        </w:rPr>
        <w:t>firm’s value</w:t>
      </w:r>
      <w:r w:rsidRPr="00A452E1">
        <w:rPr>
          <w:rFonts w:ascii="Segoe UI" w:hAnsi="Segoe UI" w:cs="Segoe UI"/>
          <w:sz w:val="17"/>
          <w:szCs w:val="17"/>
        </w:rPr>
        <w:t>, and the rest is from the explicit period</w:t>
      </w:r>
      <w:r w:rsidRPr="00B96874">
        <w:rPr>
          <w:rFonts w:ascii="Segoe UI" w:hAnsi="Segoe UI" w:cs="Segoe UI"/>
          <w:sz w:val="17"/>
          <w:szCs w:val="17"/>
        </w:rPr>
        <w:t xml:space="preserve">. </w:t>
      </w:r>
      <w:hyperlink w:anchor="_Appendix_26:_DCF" w:history="1">
        <w:r w:rsidRPr="00B96874">
          <w:rPr>
            <w:rStyle w:val="Hyperlink"/>
            <w:rFonts w:ascii="Segoe UI" w:hAnsi="Segoe UI" w:cs="Segoe UI"/>
            <w:b/>
            <w:bCs/>
            <w:sz w:val="17"/>
            <w:szCs w:val="17"/>
          </w:rPr>
          <w:t>(Appendix 27)</w:t>
        </w:r>
      </w:hyperlink>
      <w:r w:rsidRPr="00D4638D">
        <w:rPr>
          <w:rFonts w:ascii="Segoe UI" w:hAnsi="Segoe UI" w:cs="Segoe UI"/>
          <w:sz w:val="17"/>
          <w:szCs w:val="17"/>
        </w:rPr>
        <w:t xml:space="preserve"> </w:t>
      </w:r>
    </w:p>
    <w:p w14:paraId="2AE18BE4" w14:textId="77777777" w:rsidR="00FB33EA" w:rsidRPr="00BA0473" w:rsidRDefault="00FB33EA" w:rsidP="00FB33EA">
      <w:pPr>
        <w:pStyle w:val="paragraph"/>
        <w:spacing w:before="0" w:beforeAutospacing="0" w:after="0" w:afterAutospacing="0"/>
        <w:jc w:val="both"/>
        <w:textAlignment w:val="baseline"/>
        <w:rPr>
          <w:rFonts w:ascii="Segoe UI" w:eastAsia="Calibri" w:hAnsi="Segoe UI" w:cs="Segoe UI"/>
          <w:b/>
          <w:bCs/>
          <w:sz w:val="18"/>
          <w:szCs w:val="18"/>
        </w:rPr>
      </w:pPr>
      <w:r w:rsidRPr="00BA0473">
        <w:rPr>
          <w:rFonts w:ascii="Segoe UI" w:eastAsia="Calibri" w:hAnsi="Segoe UI" w:cs="Segoe UI"/>
          <w:b/>
          <w:bCs/>
          <w:sz w:val="18"/>
          <w:szCs w:val="18"/>
        </w:rPr>
        <w:t>Scenario Analysis</w:t>
      </w:r>
    </w:p>
    <w:p w14:paraId="29C07B5A" w14:textId="77777777" w:rsidR="00FB33EA" w:rsidRPr="00A452E1" w:rsidRDefault="00FB33EA" w:rsidP="00FB33EA">
      <w:pPr>
        <w:spacing w:after="0" w:line="240" w:lineRule="auto"/>
        <w:jc w:val="both"/>
        <w:rPr>
          <w:rFonts w:ascii="Segoe UI" w:hAnsi="Segoe UI" w:cs="Segoe UI"/>
          <w:sz w:val="17"/>
          <w:szCs w:val="17"/>
        </w:rPr>
      </w:pPr>
      <w:r w:rsidRPr="00A452E1">
        <w:rPr>
          <w:rFonts w:ascii="Segoe UI" w:hAnsi="Segoe UI" w:cs="Segoe UI"/>
          <w:noProof/>
          <w:sz w:val="17"/>
          <w:szCs w:val="17"/>
        </w:rPr>
        <mc:AlternateContent>
          <mc:Choice Requires="wps">
            <w:drawing>
              <wp:anchor distT="0" distB="0" distL="114300" distR="114300" simplePos="0" relativeHeight="251664384" behindDoc="0" locked="0" layoutInCell="1" allowOverlap="1" wp14:anchorId="109B5509" wp14:editId="3219F756">
                <wp:simplePos x="0" y="0"/>
                <wp:positionH relativeFrom="margin">
                  <wp:align>left</wp:align>
                </wp:positionH>
                <wp:positionV relativeFrom="paragraph">
                  <wp:posOffset>8687</wp:posOffset>
                </wp:positionV>
                <wp:extent cx="4808220" cy="0"/>
                <wp:effectExtent l="0" t="0" r="0" b="0"/>
                <wp:wrapNone/>
                <wp:docPr id="891090402"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206BB" id="Straight Connector 122" o:spid="_x0000_s1026" style="position:absolute;flip:y;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pt" to="378.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" strokecolor="#ffc000" strokeweight="1.5pt">
                <v:stroke joinstyle="miter"/>
                <w10:wrap anchorx="margin"/>
              </v:line>
            </w:pict>
          </mc:Fallback>
        </mc:AlternateContent>
      </w:r>
      <w:r w:rsidRPr="00A452E1">
        <w:rPr>
          <w:rFonts w:ascii="Segoe UI" w:hAnsi="Segoe UI" w:cs="Segoe UI"/>
          <w:sz w:val="17"/>
          <w:szCs w:val="17"/>
        </w:rPr>
        <w:t>Given the long-term nature of PKME’s growth strategy and the evolving structure of Sri Lanka’s mobility ecosystem, we conducted a scenario analysis based on the following assumption sets</w:t>
      </w:r>
      <w:r>
        <w:rPr>
          <w:rFonts w:ascii="Segoe UI" w:hAnsi="Segoe UI" w:cs="Segoe UI"/>
          <w:sz w:val="17"/>
          <w:szCs w:val="17"/>
        </w:rPr>
        <w:t xml:space="preserve"> of assumptions</w:t>
      </w:r>
      <w:r w:rsidRPr="00A452E1">
        <w:rPr>
          <w:rFonts w:ascii="Segoe UI" w:hAnsi="Segoe UI" w:cs="Segoe UI"/>
          <w:sz w:val="17"/>
          <w:szCs w:val="17"/>
        </w:rPr>
        <w:t>:</w:t>
      </w:r>
    </w:p>
    <w:p w14:paraId="5848F726" w14:textId="77777777" w:rsidR="00FB33EA" w:rsidRPr="00A452E1" w:rsidRDefault="00FB33EA" w:rsidP="00FB33EA">
      <w:pPr>
        <w:spacing w:after="0" w:line="240" w:lineRule="auto"/>
        <w:jc w:val="both"/>
        <w:rPr>
          <w:rFonts w:ascii="Segoe UI" w:hAnsi="Segoe UI" w:cs="Segoe UI"/>
          <w:sz w:val="17"/>
          <w:szCs w:val="17"/>
        </w:rPr>
      </w:pPr>
      <w:r w:rsidRPr="00A452E1">
        <w:rPr>
          <w:rFonts w:ascii="Segoe UI" w:hAnsi="Segoe UI" w:cs="Segoe UI"/>
          <w:sz w:val="17"/>
          <w:szCs w:val="17"/>
        </w:rPr>
        <w:t>(1) Industry threat from new entrants and PKME’s competitive response through commission adjustments. 2) Demand dynamics arising from changes in government mobility models and the privatization of commercial vehicles. 3) User-level behavioral shifts, including changes in per-user app movements 4) Growth outlook for the Experiences segment as a distinct vertical within PKME’s platform</w:t>
      </w:r>
      <w:r>
        <w:rPr>
          <w:rFonts w:ascii="Segoe UI" w:hAnsi="Segoe UI" w:cs="Segoe UI"/>
          <w:sz w:val="17"/>
          <w:szCs w:val="17"/>
        </w:rPr>
        <w:t xml:space="preserve">. </w:t>
      </w:r>
      <w:hyperlink w:anchor="_Appendix_24:_Scenario" w:history="1">
        <w:r w:rsidRPr="00C55E71">
          <w:rPr>
            <w:rStyle w:val="Hyperlink"/>
            <w:rFonts w:ascii="Segoe UI" w:hAnsi="Segoe UI" w:cs="Segoe UI"/>
            <w:b/>
            <w:bCs/>
            <w:sz w:val="17"/>
            <w:szCs w:val="17"/>
          </w:rPr>
          <w:t>(Appendix 24)</w:t>
        </w:r>
      </w:hyperlink>
    </w:p>
    <w:p w14:paraId="023E4347" w14:textId="77777777" w:rsidR="00FB33EA" w:rsidRPr="00A452E1" w:rsidRDefault="00FB33EA" w:rsidP="00FB33EA">
      <w:pPr>
        <w:spacing w:after="0" w:line="240" w:lineRule="auto"/>
        <w:jc w:val="both"/>
        <w:rPr>
          <w:rFonts w:ascii="Segoe UI" w:hAnsi="Segoe UI" w:cs="Segoe UI"/>
          <w:sz w:val="17"/>
          <w:szCs w:val="17"/>
        </w:rPr>
      </w:pPr>
      <w:r w:rsidRPr="00A452E1">
        <w:rPr>
          <w:rFonts w:ascii="Segoe UI" w:hAnsi="Segoe UI" w:cs="Segoe UI"/>
          <w:b/>
          <w:bCs/>
          <w:sz w:val="17"/>
          <w:szCs w:val="17"/>
        </w:rPr>
        <w:t>Bull Case Scenario:</w:t>
      </w:r>
      <w:r w:rsidRPr="00A452E1">
        <w:rPr>
          <w:rFonts w:ascii="Segoe UI" w:hAnsi="Segoe UI" w:cs="Segoe UI"/>
          <w:sz w:val="17"/>
          <w:szCs w:val="17"/>
        </w:rPr>
        <w:t xml:space="preserve"> </w:t>
      </w:r>
      <w:r w:rsidRPr="00BF0127">
        <w:rPr>
          <w:rFonts w:ascii="Segoe UI" w:hAnsi="Segoe UI" w:cs="Segoe UI"/>
          <w:b/>
          <w:bCs/>
          <w:sz w:val="17"/>
          <w:szCs w:val="17"/>
        </w:rPr>
        <w:t>Public Transit Integration &amp; New High-Margin Advertising Vertical.</w:t>
      </w:r>
      <w:r w:rsidRPr="00A452E1">
        <w:rPr>
          <w:rFonts w:ascii="Segoe UI" w:hAnsi="Segoe UI" w:cs="Segoe UI"/>
          <w:sz w:val="17"/>
          <w:szCs w:val="17"/>
        </w:rPr>
        <w:t xml:space="preserve"> </w:t>
      </w:r>
    </w:p>
    <w:p w14:paraId="29A79F6F" w14:textId="7D2B3819" w:rsidR="00FB33EA" w:rsidRPr="001C6452" w:rsidRDefault="00FB33EA" w:rsidP="00FB33EA">
      <w:pPr>
        <w:spacing w:after="0" w:line="240" w:lineRule="auto"/>
        <w:jc w:val="both"/>
        <w:rPr>
          <w:rFonts w:ascii="Segoe UI" w:hAnsi="Segoe UI" w:cs="Segoe UI"/>
          <w:b/>
          <w:bCs/>
          <w:sz w:val="17"/>
          <w:szCs w:val="17"/>
        </w:rPr>
      </w:pPr>
      <w:r w:rsidRPr="00A452E1">
        <w:rPr>
          <w:rFonts w:ascii="Segoe UI" w:hAnsi="Segoe UI" w:cs="Segoe UI"/>
          <w:sz w:val="17"/>
          <w:szCs w:val="17"/>
        </w:rPr>
        <w:t>In the upside scenario, PKME accelerates its integration into Sri Lanka’s public transit network, providing seamless first- and last-mile connectivity and embedding itself as a core mobility layer. Strong network density and improved multimodal accessibility boost user frequency, platform stickiness, and GTV growth across both urban and semi-urban districts. Over the medium term, as the ride-hailing vertical matures, PKME capitalizes on its scale and high user engagement to launch an in-app advertising vertical introducing a high-margin revenue stream not captured in the base case. Together, deepened transit integration and growth in experience segment significantly strengthen top-line growth to 36.9% CAGR, enhance operating margins to 41.8</w:t>
      </w:r>
      <w:r>
        <w:rPr>
          <w:rFonts w:ascii="Segoe UI" w:hAnsi="Segoe UI" w:cs="Segoe UI"/>
          <w:sz w:val="17"/>
          <w:szCs w:val="17"/>
        </w:rPr>
        <w:t>%</w:t>
      </w:r>
      <w:r w:rsidRPr="00A452E1">
        <w:rPr>
          <w:rFonts w:ascii="Segoe UI" w:hAnsi="Segoe UI" w:cs="Segoe UI"/>
          <w:sz w:val="17"/>
          <w:szCs w:val="17"/>
        </w:rPr>
        <w:t xml:space="preserve"> which expands long-term cash flows, generating meaningful upside to valuation with a target price of LKR 2</w:t>
      </w:r>
      <w:r>
        <w:rPr>
          <w:rFonts w:ascii="Segoe UI" w:hAnsi="Segoe UI" w:cs="Segoe UI"/>
          <w:sz w:val="17"/>
          <w:szCs w:val="17"/>
        </w:rPr>
        <w:t>41.42</w:t>
      </w:r>
      <w:r w:rsidRPr="00A452E1">
        <w:rPr>
          <w:rFonts w:ascii="Segoe UI" w:hAnsi="Segoe UI" w:cs="Segoe UI"/>
          <w:sz w:val="17"/>
          <w:szCs w:val="17"/>
        </w:rPr>
        <w:t xml:space="preserve"> reflecting an upside of 6</w:t>
      </w:r>
      <w:r>
        <w:rPr>
          <w:rFonts w:ascii="Segoe UI" w:hAnsi="Segoe UI" w:cs="Segoe UI"/>
          <w:sz w:val="17"/>
          <w:szCs w:val="17"/>
        </w:rPr>
        <w:t>6.5%</w:t>
      </w:r>
      <w:r w:rsidRPr="00A452E1">
        <w:rPr>
          <w:rFonts w:ascii="Segoe UI" w:hAnsi="Segoe UI" w:cs="Segoe UI"/>
          <w:sz w:val="17"/>
          <w:szCs w:val="17"/>
        </w:rPr>
        <w:t xml:space="preserve">. </w:t>
      </w:r>
      <w:r w:rsidRPr="001C6452">
        <w:rPr>
          <w:rFonts w:ascii="Segoe UI" w:hAnsi="Segoe UI" w:cs="Segoe UI"/>
          <w:b/>
          <w:bCs/>
          <w:sz w:val="17"/>
          <w:szCs w:val="17"/>
        </w:rPr>
        <w:t>(</w:t>
      </w:r>
      <w:r w:rsidRPr="001C6452">
        <w:rPr>
          <w:rFonts w:ascii="Segoe UI" w:hAnsi="Segoe UI" w:cs="Segoe UI"/>
          <w:b/>
          <w:bCs/>
          <w:sz w:val="17"/>
          <w:szCs w:val="17"/>
        </w:rPr>
        <w:fldChar w:fldCharType="begin"/>
      </w:r>
      <w:r w:rsidRPr="001C6452">
        <w:rPr>
          <w:rFonts w:ascii="Segoe UI" w:hAnsi="Segoe UI" w:cs="Segoe UI"/>
          <w:b/>
          <w:bCs/>
          <w:sz w:val="17"/>
          <w:szCs w:val="17"/>
        </w:rPr>
        <w:instrText xml:space="preserve"> REF _Ref217003992 \h  \* MERGEFORMAT </w:instrText>
      </w:r>
      <w:r w:rsidRPr="001C6452">
        <w:rPr>
          <w:rFonts w:ascii="Segoe UI" w:hAnsi="Segoe UI" w:cs="Segoe UI"/>
          <w:b/>
          <w:bCs/>
          <w:sz w:val="17"/>
          <w:szCs w:val="17"/>
        </w:rPr>
      </w:r>
      <w:r w:rsidRPr="001C6452">
        <w:rPr>
          <w:rFonts w:ascii="Segoe UI" w:hAnsi="Segoe UI" w:cs="Segoe UI"/>
          <w:b/>
          <w:bCs/>
          <w:sz w:val="17"/>
          <w:szCs w:val="17"/>
        </w:rPr>
        <w:fldChar w:fldCharType="separate"/>
      </w:r>
      <w:r w:rsidRPr="001C6452">
        <w:rPr>
          <w:rFonts w:ascii="Segoe UI" w:hAnsi="Segoe UI" w:cs="Segoe UI"/>
          <w:b/>
          <w:bCs/>
          <w:sz w:val="17"/>
          <w:szCs w:val="17"/>
        </w:rPr>
        <w:t xml:space="preserve">Figure </w:t>
      </w:r>
      <w:r w:rsidRPr="001C6452">
        <w:rPr>
          <w:rFonts w:ascii="Segoe UI" w:hAnsi="Segoe UI" w:cs="Segoe UI"/>
          <w:b/>
          <w:bCs/>
          <w:noProof/>
          <w:sz w:val="17"/>
          <w:szCs w:val="17"/>
        </w:rPr>
        <w:t>28</w:t>
      </w:r>
      <w:r w:rsidRPr="001C6452">
        <w:rPr>
          <w:rFonts w:ascii="Segoe UI" w:hAnsi="Segoe UI" w:cs="Segoe UI"/>
          <w:b/>
          <w:bCs/>
          <w:sz w:val="17"/>
          <w:szCs w:val="17"/>
        </w:rPr>
        <w:fldChar w:fldCharType="end"/>
      </w:r>
      <w:r w:rsidRPr="001C6452">
        <w:rPr>
          <w:rFonts w:ascii="Segoe UI" w:hAnsi="Segoe UI" w:cs="Segoe UI"/>
          <w:b/>
          <w:bCs/>
          <w:sz w:val="17"/>
          <w:szCs w:val="17"/>
        </w:rPr>
        <w:t>)</w:t>
      </w:r>
    </w:p>
    <w:p w14:paraId="1E9C3859" w14:textId="77777777" w:rsidR="00FB33EA" w:rsidRPr="00A452E1" w:rsidRDefault="00FB33EA" w:rsidP="00FB33EA">
      <w:pPr>
        <w:spacing w:after="0" w:line="240" w:lineRule="auto"/>
        <w:jc w:val="both"/>
        <w:rPr>
          <w:rFonts w:ascii="Segoe UI" w:hAnsi="Segoe UI" w:cs="Segoe UI"/>
          <w:sz w:val="17"/>
          <w:szCs w:val="17"/>
        </w:rPr>
      </w:pPr>
      <w:r w:rsidRPr="00A452E1">
        <w:rPr>
          <w:rFonts w:ascii="Segoe UI" w:hAnsi="Segoe UI" w:cs="Segoe UI"/>
          <w:b/>
          <w:bCs/>
          <w:sz w:val="17"/>
          <w:szCs w:val="17"/>
        </w:rPr>
        <w:t>Bear Case Scenario:</w:t>
      </w:r>
      <w:r w:rsidRPr="00A452E1">
        <w:rPr>
          <w:rFonts w:ascii="Segoe UI" w:hAnsi="Segoe UI" w:cs="Segoe UI"/>
          <w:sz w:val="17"/>
          <w:szCs w:val="17"/>
        </w:rPr>
        <w:t xml:space="preserve"> </w:t>
      </w:r>
      <w:r w:rsidRPr="00BF0127">
        <w:rPr>
          <w:rFonts w:ascii="Segoe UI" w:hAnsi="Segoe UI" w:cs="Segoe UI"/>
          <w:b/>
          <w:bCs/>
          <w:sz w:val="17"/>
          <w:szCs w:val="17"/>
        </w:rPr>
        <w:t>Intensifying Competition &amp; Delayed Multimodal Hub Implementation.</w:t>
      </w:r>
      <w:r w:rsidRPr="00D23738">
        <w:rPr>
          <w:noProof/>
        </w:rPr>
        <w:t xml:space="preserve"> </w:t>
      </w:r>
    </w:p>
    <w:p w14:paraId="6A2A82B3" w14:textId="7E140EAA" w:rsidR="00FB33EA" w:rsidRPr="00892ED1" w:rsidRDefault="00FB33EA" w:rsidP="00FB33EA">
      <w:pPr>
        <w:spacing w:after="0" w:line="240" w:lineRule="auto"/>
        <w:jc w:val="both"/>
        <w:rPr>
          <w:rFonts w:ascii="Segoe UI" w:hAnsi="Segoe UI" w:cs="Segoe UI"/>
          <w:b/>
          <w:bCs/>
          <w:sz w:val="17"/>
          <w:szCs w:val="17"/>
        </w:rPr>
      </w:pPr>
      <w:r w:rsidRPr="00A452E1">
        <w:rPr>
          <w:rFonts w:ascii="Segoe UI" w:hAnsi="Segoe UI" w:cs="Segoe UI"/>
          <w:sz w:val="17"/>
          <w:szCs w:val="17"/>
        </w:rPr>
        <w:t>In the downside scenario, we assume heightened competitive intensity in PKME’s core Hailing and Delivery verticals. New entrants pursue aggressive discounting strategies, reducing PKME’s net revenue margin from 10</w:t>
      </w:r>
      <w:r>
        <w:rPr>
          <w:rFonts w:ascii="Segoe UI" w:hAnsi="Segoe UI" w:cs="Segoe UI"/>
          <w:sz w:val="17"/>
          <w:szCs w:val="17"/>
        </w:rPr>
        <w:t>.0</w:t>
      </w:r>
      <w:r w:rsidRPr="00A452E1">
        <w:rPr>
          <w:rFonts w:ascii="Segoe UI" w:hAnsi="Segoe UI" w:cs="Segoe UI"/>
          <w:sz w:val="17"/>
          <w:szCs w:val="17"/>
        </w:rPr>
        <w:t>% to 9</w:t>
      </w:r>
      <w:r>
        <w:rPr>
          <w:rFonts w:ascii="Segoe UI" w:hAnsi="Segoe UI" w:cs="Segoe UI"/>
          <w:sz w:val="17"/>
          <w:szCs w:val="17"/>
        </w:rPr>
        <w:t>.0</w:t>
      </w:r>
      <w:r w:rsidRPr="00A452E1">
        <w:rPr>
          <w:rFonts w:ascii="Segoe UI" w:hAnsi="Segoe UI" w:cs="Segoe UI"/>
          <w:sz w:val="17"/>
          <w:szCs w:val="17"/>
        </w:rPr>
        <w:t xml:space="preserve">%, while increased driver-rider acquisition spendings raise operating costs. </w:t>
      </w:r>
      <w:r>
        <w:rPr>
          <w:rFonts w:ascii="Segoe UI" w:hAnsi="Segoe UI" w:cs="Segoe UI"/>
          <w:sz w:val="17"/>
          <w:szCs w:val="17"/>
        </w:rPr>
        <w:t>Parallelly</w:t>
      </w:r>
      <w:r w:rsidRPr="00A452E1">
        <w:rPr>
          <w:rFonts w:ascii="Segoe UI" w:hAnsi="Segoe UI" w:cs="Segoe UI"/>
          <w:sz w:val="17"/>
          <w:szCs w:val="17"/>
        </w:rPr>
        <w:t>, the government’s multimodal transport hub rollout faces execution delays and funding uncertainties, slowing improvements in first- and last-mile connectivity and an important driver of PKME’s addressable user expansion. These combined pressures weaken user acquisition leading to a 2:1 LTV/CAC which constrains GTV growth to 28.7</w:t>
      </w:r>
      <w:r>
        <w:rPr>
          <w:rFonts w:ascii="Segoe UI" w:hAnsi="Segoe UI" w:cs="Segoe UI"/>
          <w:sz w:val="17"/>
          <w:szCs w:val="17"/>
        </w:rPr>
        <w:t>%</w:t>
      </w:r>
      <w:r w:rsidRPr="00A452E1">
        <w:rPr>
          <w:rFonts w:ascii="Segoe UI" w:hAnsi="Segoe UI" w:cs="Segoe UI"/>
          <w:sz w:val="17"/>
          <w:szCs w:val="17"/>
        </w:rPr>
        <w:t xml:space="preserve"> </w:t>
      </w:r>
      <w:r>
        <w:rPr>
          <w:rFonts w:ascii="Segoe UI" w:hAnsi="Segoe UI" w:cs="Segoe UI"/>
          <w:sz w:val="17"/>
          <w:szCs w:val="17"/>
        </w:rPr>
        <w:t xml:space="preserve">CAGR compared to base case growth of 30.0% </w:t>
      </w:r>
      <w:r w:rsidRPr="00A452E1">
        <w:rPr>
          <w:rFonts w:ascii="Segoe UI" w:hAnsi="Segoe UI" w:cs="Segoe UI"/>
          <w:sz w:val="17"/>
          <w:szCs w:val="17"/>
        </w:rPr>
        <w:t xml:space="preserve">and delay the realization of operating leverage. Under this environment, PKME’s revenue margins deteriorate, and valuation outcomes fall below the base case, </w:t>
      </w:r>
      <w:r>
        <w:rPr>
          <w:rFonts w:ascii="Segoe UI" w:hAnsi="Segoe UI" w:cs="Segoe UI"/>
          <w:sz w:val="17"/>
          <w:szCs w:val="17"/>
        </w:rPr>
        <w:t>nevertheless,</w:t>
      </w:r>
      <w:r w:rsidRPr="00A452E1">
        <w:rPr>
          <w:rFonts w:ascii="Segoe UI" w:hAnsi="Segoe UI" w:cs="Segoe UI"/>
          <w:sz w:val="17"/>
          <w:szCs w:val="17"/>
        </w:rPr>
        <w:t xml:space="preserve"> PKME </w:t>
      </w:r>
      <w:r>
        <w:rPr>
          <w:rFonts w:ascii="Segoe UI" w:hAnsi="Segoe UI" w:cs="Segoe UI"/>
          <w:sz w:val="17"/>
          <w:szCs w:val="17"/>
        </w:rPr>
        <w:t>retains a</w:t>
      </w:r>
      <w:r w:rsidRPr="00A452E1">
        <w:rPr>
          <w:rFonts w:ascii="Segoe UI" w:hAnsi="Segoe UI" w:cs="Segoe UI"/>
          <w:sz w:val="17"/>
          <w:szCs w:val="17"/>
        </w:rPr>
        <w:t xml:space="preserve"> valuation of LKR 1</w:t>
      </w:r>
      <w:r>
        <w:rPr>
          <w:rFonts w:ascii="Segoe UI" w:hAnsi="Segoe UI" w:cs="Segoe UI"/>
          <w:sz w:val="17"/>
          <w:szCs w:val="17"/>
        </w:rPr>
        <w:t>62.02</w:t>
      </w:r>
      <w:r w:rsidRPr="00A452E1">
        <w:rPr>
          <w:rFonts w:ascii="Segoe UI" w:hAnsi="Segoe UI" w:cs="Segoe UI"/>
          <w:sz w:val="17"/>
          <w:szCs w:val="17"/>
        </w:rPr>
        <w:t xml:space="preserve"> reflecting 1</w:t>
      </w:r>
      <w:r>
        <w:rPr>
          <w:rFonts w:ascii="Segoe UI" w:hAnsi="Segoe UI" w:cs="Segoe UI"/>
          <w:sz w:val="17"/>
          <w:szCs w:val="17"/>
        </w:rPr>
        <w:t>1.8</w:t>
      </w:r>
      <w:r w:rsidRPr="00A452E1">
        <w:rPr>
          <w:rFonts w:ascii="Segoe UI" w:hAnsi="Segoe UI" w:cs="Segoe UI"/>
          <w:sz w:val="17"/>
          <w:szCs w:val="17"/>
        </w:rPr>
        <w:t>% upside.</w:t>
      </w:r>
      <w:r w:rsidRPr="00E44997">
        <w:rPr>
          <w:rFonts w:ascii="Segoe UI" w:hAnsi="Segoe UI" w:cs="Segoe UI"/>
          <w:sz w:val="17"/>
          <w:szCs w:val="17"/>
        </w:rPr>
        <w:t xml:space="preserve"> </w:t>
      </w:r>
      <w:r w:rsidRPr="00892ED1">
        <w:rPr>
          <w:rFonts w:ascii="Segoe UI" w:hAnsi="Segoe UI" w:cs="Segoe UI"/>
          <w:b/>
          <w:bCs/>
          <w:sz w:val="17"/>
          <w:szCs w:val="17"/>
        </w:rPr>
        <w:t>(</w:t>
      </w:r>
      <w:r w:rsidRPr="00892ED1">
        <w:rPr>
          <w:rFonts w:ascii="Segoe UI" w:hAnsi="Segoe UI" w:cs="Segoe UI"/>
          <w:b/>
          <w:bCs/>
          <w:sz w:val="17"/>
          <w:szCs w:val="17"/>
        </w:rPr>
        <w:fldChar w:fldCharType="begin"/>
      </w:r>
      <w:r w:rsidRPr="00892ED1">
        <w:rPr>
          <w:rFonts w:ascii="Segoe UI" w:hAnsi="Segoe UI" w:cs="Segoe UI"/>
          <w:b/>
          <w:bCs/>
          <w:sz w:val="17"/>
          <w:szCs w:val="17"/>
        </w:rPr>
        <w:instrText xml:space="preserve"> REF _Ref217003992 \h  \* MERGEFORMAT </w:instrText>
      </w:r>
      <w:r w:rsidRPr="00892ED1">
        <w:rPr>
          <w:rFonts w:ascii="Segoe UI" w:hAnsi="Segoe UI" w:cs="Segoe UI"/>
          <w:b/>
          <w:bCs/>
          <w:sz w:val="17"/>
          <w:szCs w:val="17"/>
        </w:rPr>
      </w:r>
      <w:r w:rsidRPr="00892ED1">
        <w:rPr>
          <w:rFonts w:ascii="Segoe UI" w:hAnsi="Segoe UI" w:cs="Segoe UI"/>
          <w:b/>
          <w:bCs/>
          <w:sz w:val="17"/>
          <w:szCs w:val="17"/>
        </w:rPr>
        <w:fldChar w:fldCharType="separate"/>
      </w:r>
      <w:r w:rsidRPr="00892ED1">
        <w:rPr>
          <w:rFonts w:ascii="Segoe UI" w:hAnsi="Segoe UI" w:cs="Segoe UI"/>
          <w:b/>
          <w:bCs/>
          <w:sz w:val="17"/>
          <w:szCs w:val="17"/>
        </w:rPr>
        <w:t xml:space="preserve">Figure </w:t>
      </w:r>
      <w:r w:rsidRPr="00892ED1">
        <w:rPr>
          <w:rFonts w:ascii="Segoe UI" w:hAnsi="Segoe UI" w:cs="Segoe UI"/>
          <w:b/>
          <w:bCs/>
          <w:noProof/>
          <w:sz w:val="17"/>
          <w:szCs w:val="17"/>
        </w:rPr>
        <w:t>28</w:t>
      </w:r>
      <w:r w:rsidRPr="00892ED1">
        <w:rPr>
          <w:rFonts w:ascii="Segoe UI" w:hAnsi="Segoe UI" w:cs="Segoe UI"/>
          <w:b/>
          <w:bCs/>
          <w:sz w:val="17"/>
          <w:szCs w:val="17"/>
        </w:rPr>
        <w:fldChar w:fldCharType="end"/>
      </w:r>
      <w:r w:rsidRPr="00892ED1">
        <w:rPr>
          <w:rFonts w:ascii="Segoe UI" w:hAnsi="Segoe UI" w:cs="Segoe UI"/>
          <w:b/>
          <w:bCs/>
          <w:sz w:val="17"/>
          <w:szCs w:val="17"/>
        </w:rPr>
        <w:t>)</w:t>
      </w:r>
    </w:p>
    <w:p w14:paraId="7BE4FB18" w14:textId="77777777" w:rsidR="00FB33EA" w:rsidRPr="00BA0473" w:rsidRDefault="00FB33EA" w:rsidP="00FB33EA">
      <w:pPr>
        <w:pStyle w:val="paragraph"/>
        <w:spacing w:before="0" w:beforeAutospacing="0" w:after="0" w:afterAutospacing="0"/>
        <w:jc w:val="both"/>
        <w:textAlignment w:val="baseline"/>
        <w:rPr>
          <w:rFonts w:ascii="Segoe UI" w:eastAsia="Calibri" w:hAnsi="Segoe UI" w:cs="Segoe UI"/>
          <w:b/>
          <w:bCs/>
          <w:sz w:val="18"/>
          <w:szCs w:val="18"/>
        </w:rPr>
      </w:pPr>
      <w:r w:rsidRPr="00BA0473">
        <w:rPr>
          <w:rFonts w:ascii="Segoe UI" w:eastAsia="Calibri" w:hAnsi="Segoe UI" w:cs="Segoe UI"/>
          <w:b/>
          <w:bCs/>
          <w:sz w:val="18"/>
          <w:szCs w:val="18"/>
        </w:rPr>
        <w:t>Sensitivity Analysis</w:t>
      </w:r>
    </w:p>
    <w:p w14:paraId="1A81C168" w14:textId="77777777" w:rsidR="00FB33EA" w:rsidRPr="001F15EA" w:rsidRDefault="00FB33EA" w:rsidP="00FB33EA">
      <w:pPr>
        <w:spacing w:after="0" w:line="240" w:lineRule="auto"/>
        <w:jc w:val="both"/>
        <w:rPr>
          <w:rFonts w:ascii="Segoe UI" w:hAnsi="Segoe UI" w:cs="Segoe UI"/>
          <w:sz w:val="17"/>
          <w:szCs w:val="17"/>
        </w:rPr>
      </w:pPr>
      <w:r w:rsidRPr="001F15EA">
        <w:rPr>
          <w:rFonts w:ascii="Segoe UI" w:hAnsi="Segoe UI" w:cs="Segoe UI"/>
          <w:noProof/>
          <w:sz w:val="17"/>
          <w:szCs w:val="17"/>
        </w:rPr>
        <mc:AlternateContent>
          <mc:Choice Requires="wps">
            <w:drawing>
              <wp:anchor distT="0" distB="0" distL="114300" distR="114300" simplePos="0" relativeHeight="251665408" behindDoc="0" locked="0" layoutInCell="1" allowOverlap="1" wp14:anchorId="13E8C6DB" wp14:editId="642183AB">
                <wp:simplePos x="0" y="0"/>
                <wp:positionH relativeFrom="margin">
                  <wp:align>left</wp:align>
                </wp:positionH>
                <wp:positionV relativeFrom="paragraph">
                  <wp:posOffset>13730</wp:posOffset>
                </wp:positionV>
                <wp:extent cx="4808220" cy="0"/>
                <wp:effectExtent l="0" t="0" r="0" b="0"/>
                <wp:wrapNone/>
                <wp:docPr id="1796515831"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C2BA2A" id="Straight Connector 122"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pt" to="378.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" strokecolor="#ffc000" strokeweight="1.5pt">
                <v:stroke joinstyle="miter"/>
                <w10:wrap anchorx="margin"/>
              </v:line>
            </w:pict>
          </mc:Fallback>
        </mc:AlternateContent>
      </w:r>
      <w:r w:rsidRPr="001F15EA">
        <w:rPr>
          <w:rFonts w:ascii="Segoe UI" w:hAnsi="Segoe UI" w:cs="Segoe UI"/>
          <w:sz w:val="17"/>
          <w:szCs w:val="17"/>
        </w:rPr>
        <w:t>The terminal growth rate and WACC were treated as key variables to assess the sensitivity of our target price</w:t>
      </w:r>
      <w:r>
        <w:rPr>
          <w:rFonts w:ascii="Segoe UI" w:hAnsi="Segoe UI" w:cs="Segoe UI"/>
          <w:sz w:val="17"/>
          <w:szCs w:val="17"/>
        </w:rPr>
        <w:t xml:space="preserve"> </w:t>
      </w:r>
      <w:hyperlink w:anchor="_Appendix_22:_Sensitivity" w:history="1">
        <w:r w:rsidRPr="006666C1">
          <w:rPr>
            <w:rStyle w:val="Hyperlink"/>
            <w:rFonts w:ascii="Segoe UI" w:hAnsi="Segoe UI" w:cs="Segoe UI"/>
            <w:b/>
            <w:bCs/>
            <w:sz w:val="17"/>
            <w:szCs w:val="17"/>
          </w:rPr>
          <w:t>(Appendix 22)</w:t>
        </w:r>
      </w:hyperlink>
      <w:r w:rsidRPr="001F15EA">
        <w:rPr>
          <w:rFonts w:ascii="Segoe UI" w:hAnsi="Segoe UI" w:cs="Segoe UI"/>
          <w:sz w:val="17"/>
          <w:szCs w:val="17"/>
        </w:rPr>
        <w:t>.</w:t>
      </w:r>
      <w:r>
        <w:rPr>
          <w:rFonts w:ascii="Segoe UI" w:hAnsi="Segoe UI" w:cs="Segoe UI"/>
          <w:sz w:val="17"/>
          <w:szCs w:val="17"/>
        </w:rPr>
        <w:t xml:space="preserve"> T</w:t>
      </w:r>
      <w:r w:rsidRPr="001F15EA">
        <w:rPr>
          <w:rFonts w:ascii="Segoe UI" w:hAnsi="Segoe UI" w:cs="Segoe UI"/>
          <w:sz w:val="17"/>
          <w:szCs w:val="17"/>
        </w:rPr>
        <w:t>he Buy recommendation remains intact even with a 2</w:t>
      </w:r>
      <w:r>
        <w:rPr>
          <w:rFonts w:ascii="Segoe UI" w:hAnsi="Segoe UI" w:cs="Segoe UI"/>
          <w:sz w:val="17"/>
          <w:szCs w:val="17"/>
        </w:rPr>
        <w:t>.0</w:t>
      </w:r>
      <w:r w:rsidRPr="001F15EA">
        <w:rPr>
          <w:rFonts w:ascii="Segoe UI" w:hAnsi="Segoe UI" w:cs="Segoe UI"/>
          <w:sz w:val="17"/>
          <w:szCs w:val="17"/>
        </w:rPr>
        <w:t>% reduction in the terminal growth rate. This resilience is primarily driven by the fact that 4</w:t>
      </w:r>
      <w:r>
        <w:rPr>
          <w:rFonts w:ascii="Segoe UI" w:hAnsi="Segoe UI" w:cs="Segoe UI"/>
          <w:sz w:val="17"/>
          <w:szCs w:val="17"/>
        </w:rPr>
        <w:t>3.8</w:t>
      </w:r>
      <w:r w:rsidRPr="001F15EA">
        <w:rPr>
          <w:rFonts w:ascii="Segoe UI" w:hAnsi="Segoe UI" w:cs="Segoe UI"/>
          <w:sz w:val="17"/>
          <w:szCs w:val="17"/>
        </w:rPr>
        <w:t>% of the enterprise value is derived from the explicit forecast period, reducing dependence on terminal value assumptions. Conversely, the recommendation remains robust up to a WACC of 1</w:t>
      </w:r>
      <w:r>
        <w:rPr>
          <w:rFonts w:ascii="Segoe UI" w:hAnsi="Segoe UI" w:cs="Segoe UI"/>
          <w:sz w:val="17"/>
          <w:szCs w:val="17"/>
        </w:rPr>
        <w:t>5.3</w:t>
      </w:r>
      <w:r w:rsidRPr="001F15EA">
        <w:rPr>
          <w:rFonts w:ascii="Segoe UI" w:hAnsi="Segoe UI" w:cs="Segoe UI"/>
          <w:sz w:val="17"/>
          <w:szCs w:val="17"/>
        </w:rPr>
        <w:t>%</w:t>
      </w:r>
      <w:r>
        <w:rPr>
          <w:rFonts w:ascii="Segoe UI" w:hAnsi="Segoe UI" w:cs="Segoe UI"/>
          <w:sz w:val="17"/>
          <w:szCs w:val="17"/>
        </w:rPr>
        <w:t xml:space="preserve"> </w:t>
      </w:r>
      <w:r w:rsidRPr="0075178B">
        <w:rPr>
          <w:rFonts w:ascii="Segoe UI" w:hAnsi="Segoe UI" w:cs="Segoe UI"/>
          <w:b/>
          <w:bCs/>
          <w:sz w:val="17"/>
          <w:szCs w:val="17"/>
        </w:rPr>
        <w:t>(</w:t>
      </w:r>
      <w:r w:rsidRPr="0075178B">
        <w:rPr>
          <w:rFonts w:ascii="Segoe UI" w:hAnsi="Segoe UI" w:cs="Segoe UI"/>
          <w:b/>
          <w:bCs/>
          <w:sz w:val="17"/>
          <w:szCs w:val="17"/>
        </w:rPr>
        <w:fldChar w:fldCharType="begin"/>
      </w:r>
      <w:r w:rsidRPr="0075178B">
        <w:rPr>
          <w:rFonts w:ascii="Segoe UI" w:hAnsi="Segoe UI" w:cs="Segoe UI"/>
          <w:b/>
          <w:bCs/>
          <w:sz w:val="17"/>
          <w:szCs w:val="17"/>
        </w:rPr>
        <w:instrText xml:space="preserve"> REF _Ref217006615 \h  \* MERGEFORMAT </w:instrText>
      </w:r>
      <w:r w:rsidRPr="0075178B">
        <w:rPr>
          <w:rFonts w:ascii="Segoe UI" w:hAnsi="Segoe UI" w:cs="Segoe UI"/>
          <w:b/>
          <w:bCs/>
          <w:sz w:val="17"/>
          <w:szCs w:val="17"/>
        </w:rPr>
      </w:r>
      <w:r w:rsidRPr="0075178B">
        <w:rPr>
          <w:rFonts w:ascii="Segoe UI" w:hAnsi="Segoe UI" w:cs="Segoe UI"/>
          <w:b/>
          <w:bCs/>
          <w:sz w:val="17"/>
          <w:szCs w:val="17"/>
        </w:rPr>
        <w:fldChar w:fldCharType="separate"/>
      </w:r>
      <w:r w:rsidRPr="0075178B">
        <w:rPr>
          <w:rFonts w:ascii="Segoe UI" w:hAnsi="Segoe UI" w:cs="Segoe UI"/>
          <w:b/>
          <w:bCs/>
          <w:sz w:val="17"/>
          <w:szCs w:val="17"/>
        </w:rPr>
        <w:t xml:space="preserve">Figure </w:t>
      </w:r>
      <w:r w:rsidRPr="0075178B">
        <w:rPr>
          <w:rFonts w:ascii="Segoe UI" w:hAnsi="Segoe UI" w:cs="Segoe UI"/>
          <w:b/>
          <w:bCs/>
          <w:noProof/>
          <w:sz w:val="17"/>
          <w:szCs w:val="17"/>
        </w:rPr>
        <w:t>29</w:t>
      </w:r>
      <w:r w:rsidRPr="0075178B">
        <w:rPr>
          <w:rFonts w:ascii="Segoe UI" w:hAnsi="Segoe UI" w:cs="Segoe UI"/>
          <w:b/>
          <w:bCs/>
          <w:sz w:val="17"/>
          <w:szCs w:val="17"/>
        </w:rPr>
        <w:fldChar w:fldCharType="end"/>
      </w:r>
      <w:r w:rsidRPr="0075178B">
        <w:rPr>
          <w:rFonts w:ascii="Segoe UI" w:hAnsi="Segoe UI" w:cs="Segoe UI"/>
          <w:b/>
          <w:bCs/>
          <w:sz w:val="17"/>
          <w:szCs w:val="17"/>
        </w:rPr>
        <w:t xml:space="preserve">). </w:t>
      </w:r>
      <w:r w:rsidRPr="001F15EA">
        <w:rPr>
          <w:rFonts w:ascii="Segoe UI" w:hAnsi="Segoe UI" w:cs="Segoe UI"/>
          <w:sz w:val="17"/>
          <w:szCs w:val="17"/>
        </w:rPr>
        <w:t xml:space="preserve">Therefore, even under variations in these critical assumptions, the strength of the model’s sensitivity threshold continues to support and reaffirm our BUY recommendation.  </w:t>
      </w:r>
    </w:p>
    <w:p w14:paraId="7EE565A7" w14:textId="77777777" w:rsidR="00FB33EA" w:rsidRPr="00BA0473" w:rsidRDefault="00FB33EA" w:rsidP="00FB33EA">
      <w:pPr>
        <w:pStyle w:val="paragraph"/>
        <w:spacing w:before="0" w:beforeAutospacing="0" w:after="0" w:afterAutospacing="0"/>
        <w:jc w:val="both"/>
        <w:textAlignment w:val="baseline"/>
        <w:rPr>
          <w:rFonts w:ascii="Segoe UI" w:eastAsia="Calibri" w:hAnsi="Segoe UI" w:cs="Segoe UI"/>
          <w:b/>
          <w:bCs/>
          <w:sz w:val="18"/>
          <w:szCs w:val="18"/>
        </w:rPr>
      </w:pPr>
      <w:r w:rsidRPr="00BA0473">
        <w:rPr>
          <w:rFonts w:ascii="Segoe UI" w:eastAsia="Calibri" w:hAnsi="Segoe UI" w:cs="Segoe UI"/>
          <w:b/>
          <w:bCs/>
          <w:sz w:val="18"/>
          <w:szCs w:val="18"/>
        </w:rPr>
        <w:t>Monte Carlo Analysis</w:t>
      </w:r>
    </w:p>
    <w:p w14:paraId="4179C4AF" w14:textId="77777777" w:rsidR="00FB33EA" w:rsidRPr="001F15EA" w:rsidRDefault="00FB33EA" w:rsidP="00FB33EA">
      <w:pPr>
        <w:spacing w:after="0" w:line="240" w:lineRule="auto"/>
        <w:jc w:val="both"/>
        <w:rPr>
          <w:rFonts w:ascii="Segoe UI" w:hAnsi="Segoe UI" w:cs="Segoe UI"/>
          <w:sz w:val="17"/>
          <w:szCs w:val="17"/>
        </w:rPr>
      </w:pPr>
      <w:r w:rsidRPr="001F15EA">
        <w:rPr>
          <w:rFonts w:ascii="Segoe UI" w:hAnsi="Segoe UI" w:cs="Segoe UI"/>
          <w:noProof/>
          <w:sz w:val="17"/>
          <w:szCs w:val="17"/>
        </w:rPr>
        <mc:AlternateContent>
          <mc:Choice Requires="wps">
            <w:drawing>
              <wp:anchor distT="0" distB="0" distL="114300" distR="114300" simplePos="0" relativeHeight="251668480" behindDoc="0" locked="0" layoutInCell="1" allowOverlap="1" wp14:anchorId="74C5153A" wp14:editId="47CC57AB">
                <wp:simplePos x="0" y="0"/>
                <wp:positionH relativeFrom="margin">
                  <wp:align>left</wp:align>
                </wp:positionH>
                <wp:positionV relativeFrom="paragraph">
                  <wp:posOffset>20955</wp:posOffset>
                </wp:positionV>
                <wp:extent cx="4808220" cy="0"/>
                <wp:effectExtent l="0" t="0" r="0" b="0"/>
                <wp:wrapNone/>
                <wp:docPr id="901898608"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FA7D3" id="Straight Connector 122" o:spid="_x0000_s1026" style="position:absolute;flip:y;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5pt" to="378.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" strokecolor="#ffc000" strokeweight="1.5pt">
                <v:stroke joinstyle="miter"/>
                <w10:wrap anchorx="margin"/>
              </v:line>
            </w:pict>
          </mc:Fallback>
        </mc:AlternateContent>
      </w:r>
      <w:r w:rsidRPr="001F15EA">
        <w:rPr>
          <w:rFonts w:ascii="Segoe UI" w:hAnsi="Segoe UI" w:cs="Segoe UI"/>
          <w:sz w:val="17"/>
          <w:szCs w:val="17"/>
        </w:rPr>
        <w:t>We performed a Monte Carlo simulation with 1</w:t>
      </w:r>
      <w:r>
        <w:rPr>
          <w:rFonts w:ascii="Segoe UI" w:hAnsi="Segoe UI" w:cs="Segoe UI"/>
          <w:sz w:val="17"/>
          <w:szCs w:val="17"/>
        </w:rPr>
        <w:t>,000,000</w:t>
      </w:r>
      <w:r w:rsidRPr="001F15EA">
        <w:rPr>
          <w:rFonts w:ascii="Segoe UI" w:hAnsi="Segoe UI" w:cs="Segoe UI"/>
          <w:sz w:val="17"/>
          <w:szCs w:val="17"/>
        </w:rPr>
        <w:t xml:space="preserve"> iterations by flexing key investment thesis assumptions, including terminal growth rate, WACC, net take rate, moments per user per month, cost per KM and risk-free rate to gain a more holistic </w:t>
      </w:r>
      <w:r w:rsidRPr="001F15EA">
        <w:rPr>
          <w:rFonts w:ascii="Segoe UI" w:hAnsi="Segoe UI" w:cs="Segoe UI"/>
          <w:sz w:val="17"/>
          <w:szCs w:val="17"/>
        </w:rPr>
        <w:lastRenderedPageBreak/>
        <w:t>view on PKME’s share price trajectory. We discovered that 73</w:t>
      </w:r>
      <w:r>
        <w:rPr>
          <w:rFonts w:ascii="Segoe UI" w:hAnsi="Segoe UI" w:cs="Segoe UI"/>
          <w:sz w:val="17"/>
          <w:szCs w:val="17"/>
        </w:rPr>
        <w:t>.2</w:t>
      </w:r>
      <w:r w:rsidRPr="001F15EA">
        <w:rPr>
          <w:rFonts w:ascii="Segoe UI" w:hAnsi="Segoe UI" w:cs="Segoe UI"/>
          <w:sz w:val="17"/>
          <w:szCs w:val="17"/>
        </w:rPr>
        <w:t xml:space="preserve">% of all outcomes </w:t>
      </w:r>
      <w:proofErr w:type="gramStart"/>
      <w:r w:rsidRPr="001F15EA">
        <w:rPr>
          <w:rFonts w:ascii="Segoe UI" w:hAnsi="Segoe UI" w:cs="Segoe UI"/>
          <w:sz w:val="17"/>
          <w:szCs w:val="17"/>
        </w:rPr>
        <w:t>is</w:t>
      </w:r>
      <w:proofErr w:type="gramEnd"/>
      <w:r w:rsidRPr="001F15EA">
        <w:rPr>
          <w:rFonts w:ascii="Segoe UI" w:hAnsi="Segoe UI" w:cs="Segoe UI"/>
          <w:sz w:val="17"/>
          <w:szCs w:val="17"/>
        </w:rPr>
        <w:t xml:space="preserve"> above the current share price and 56</w:t>
      </w:r>
      <w:r>
        <w:rPr>
          <w:rFonts w:ascii="Segoe UI" w:hAnsi="Segoe UI" w:cs="Segoe UI"/>
          <w:sz w:val="17"/>
          <w:szCs w:val="17"/>
        </w:rPr>
        <w:t>.8</w:t>
      </w:r>
      <w:r w:rsidRPr="001F15EA">
        <w:rPr>
          <w:rFonts w:ascii="Segoe UI" w:hAnsi="Segoe UI" w:cs="Segoe UI"/>
          <w:sz w:val="17"/>
          <w:szCs w:val="17"/>
        </w:rPr>
        <w:t>% of all outcomes are above the target price that strengthens our BUY recommendation</w:t>
      </w:r>
      <w:r>
        <w:rPr>
          <w:rFonts w:ascii="Segoe UI" w:hAnsi="Segoe UI" w:cs="Segoe UI"/>
          <w:sz w:val="17"/>
          <w:szCs w:val="17"/>
        </w:rPr>
        <w:t xml:space="preserve"> </w:t>
      </w:r>
      <w:r w:rsidRPr="00A0315A">
        <w:rPr>
          <w:rFonts w:ascii="Segoe UI" w:eastAsiaTheme="minorEastAsia" w:hAnsi="Segoe UI" w:cs="Segoe UI"/>
          <w:b/>
          <w:bCs/>
          <w:noProof/>
          <w:sz w:val="17"/>
          <w:szCs w:val="17"/>
        </w:rPr>
        <w:t>(</w:t>
      </w:r>
      <w:r w:rsidRPr="00A0315A">
        <w:rPr>
          <w:rFonts w:ascii="Segoe UI" w:eastAsiaTheme="minorEastAsia" w:hAnsi="Segoe UI" w:cs="Segoe UI"/>
          <w:b/>
          <w:bCs/>
          <w:noProof/>
          <w:sz w:val="17"/>
          <w:szCs w:val="17"/>
        </w:rPr>
        <w:fldChar w:fldCharType="begin"/>
      </w:r>
      <w:r w:rsidRPr="00A0315A">
        <w:rPr>
          <w:rFonts w:ascii="Segoe UI" w:eastAsiaTheme="minorEastAsia" w:hAnsi="Segoe UI" w:cs="Segoe UI"/>
          <w:b/>
          <w:bCs/>
          <w:noProof/>
          <w:sz w:val="17"/>
          <w:szCs w:val="17"/>
        </w:rPr>
        <w:instrText xml:space="preserve"> REF _Ref217006685 \h  \* MERGEFORMAT </w:instrText>
      </w:r>
      <w:r w:rsidRPr="00A0315A">
        <w:rPr>
          <w:rFonts w:ascii="Segoe UI" w:eastAsiaTheme="minorEastAsia" w:hAnsi="Segoe UI" w:cs="Segoe UI"/>
          <w:b/>
          <w:bCs/>
          <w:noProof/>
          <w:sz w:val="17"/>
          <w:szCs w:val="17"/>
        </w:rPr>
      </w:r>
      <w:r w:rsidRPr="00A0315A">
        <w:rPr>
          <w:rFonts w:ascii="Segoe UI" w:eastAsiaTheme="minorEastAsia" w:hAnsi="Segoe UI" w:cs="Segoe UI"/>
          <w:b/>
          <w:bCs/>
          <w:noProof/>
          <w:sz w:val="17"/>
          <w:szCs w:val="17"/>
        </w:rPr>
        <w:fldChar w:fldCharType="separate"/>
      </w:r>
      <w:r w:rsidRPr="00A0315A">
        <w:rPr>
          <w:rFonts w:ascii="Segoe UI" w:hAnsi="Segoe UI" w:cs="Segoe UI"/>
          <w:b/>
          <w:bCs/>
          <w:sz w:val="17"/>
          <w:szCs w:val="17"/>
        </w:rPr>
        <w:t xml:space="preserve">Figure </w:t>
      </w:r>
      <w:r w:rsidRPr="00A0315A">
        <w:rPr>
          <w:rFonts w:ascii="Segoe UI" w:hAnsi="Segoe UI" w:cs="Segoe UI"/>
          <w:b/>
          <w:bCs/>
          <w:noProof/>
          <w:sz w:val="17"/>
          <w:szCs w:val="17"/>
        </w:rPr>
        <w:t>30</w:t>
      </w:r>
      <w:r w:rsidRPr="00A0315A">
        <w:rPr>
          <w:rFonts w:ascii="Segoe UI" w:eastAsiaTheme="minorEastAsia" w:hAnsi="Segoe UI" w:cs="Segoe UI"/>
          <w:b/>
          <w:bCs/>
          <w:noProof/>
          <w:sz w:val="17"/>
          <w:szCs w:val="17"/>
        </w:rPr>
        <w:fldChar w:fldCharType="end"/>
      </w:r>
      <w:r w:rsidRPr="00A0315A">
        <w:rPr>
          <w:rFonts w:ascii="Segoe UI" w:eastAsiaTheme="minorEastAsia" w:hAnsi="Segoe UI" w:cs="Segoe UI"/>
          <w:b/>
          <w:bCs/>
          <w:noProof/>
          <w:sz w:val="17"/>
          <w:szCs w:val="17"/>
        </w:rPr>
        <w:t>)</w:t>
      </w:r>
      <w:r>
        <w:rPr>
          <w:rFonts w:ascii="Segoe UI" w:eastAsiaTheme="minorEastAsia" w:hAnsi="Segoe UI" w:cs="Segoe UI"/>
          <w:b/>
          <w:bCs/>
          <w:noProof/>
          <w:sz w:val="17"/>
          <w:szCs w:val="17"/>
        </w:rPr>
        <w:t>.</w:t>
      </w:r>
    </w:p>
    <w:p w14:paraId="777B41B7" w14:textId="77777777" w:rsidR="00FB33EA" w:rsidRPr="00BA0473" w:rsidRDefault="00FB33EA" w:rsidP="00FB33EA">
      <w:pPr>
        <w:pStyle w:val="paragraph"/>
        <w:spacing w:before="0" w:beforeAutospacing="0" w:after="0" w:afterAutospacing="0"/>
        <w:jc w:val="both"/>
        <w:textAlignment w:val="baseline"/>
        <w:rPr>
          <w:rFonts w:ascii="Segoe UI" w:eastAsia="Calibri" w:hAnsi="Segoe UI" w:cs="Segoe UI"/>
          <w:b/>
          <w:bCs/>
          <w:sz w:val="18"/>
          <w:szCs w:val="18"/>
        </w:rPr>
      </w:pPr>
      <w:r w:rsidRPr="00BA0473">
        <w:rPr>
          <w:rFonts w:ascii="Segoe UI" w:eastAsia="Calibri" w:hAnsi="Segoe UI" w:cs="Segoe UI"/>
          <w:b/>
          <w:bCs/>
          <w:sz w:val="18"/>
          <w:szCs w:val="18"/>
        </w:rPr>
        <w:t>Relative Valuation</w:t>
      </w:r>
    </w:p>
    <w:p w14:paraId="4E950902" w14:textId="7DBF5AE6" w:rsidR="00FB33EA" w:rsidRPr="001F15EA" w:rsidRDefault="00FB33EA" w:rsidP="00FB33EA">
      <w:pPr>
        <w:spacing w:after="0" w:line="240" w:lineRule="auto"/>
        <w:jc w:val="both"/>
        <w:rPr>
          <w:rFonts w:ascii="Segoe UI" w:hAnsi="Segoe UI" w:cs="Segoe UI"/>
          <w:sz w:val="17"/>
          <w:szCs w:val="17"/>
        </w:rPr>
      </w:pPr>
      <w:r w:rsidRPr="001F15EA">
        <w:rPr>
          <w:rFonts w:ascii="Segoe UI" w:hAnsi="Segoe UI" w:cs="Segoe UI"/>
          <w:noProof/>
          <w:sz w:val="17"/>
          <w:szCs w:val="17"/>
        </w:rPr>
        <mc:AlternateContent>
          <mc:Choice Requires="wps">
            <w:drawing>
              <wp:anchor distT="0" distB="0" distL="114300" distR="114300" simplePos="0" relativeHeight="251669504" behindDoc="0" locked="0" layoutInCell="1" allowOverlap="1" wp14:anchorId="50E07F75" wp14:editId="310F214B">
                <wp:simplePos x="0" y="0"/>
                <wp:positionH relativeFrom="margin">
                  <wp:align>left</wp:align>
                </wp:positionH>
                <wp:positionV relativeFrom="paragraph">
                  <wp:posOffset>13095</wp:posOffset>
                </wp:positionV>
                <wp:extent cx="4808220" cy="0"/>
                <wp:effectExtent l="0" t="0" r="0" b="0"/>
                <wp:wrapNone/>
                <wp:docPr id="1096684768"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A3B673" id="Straight Connector 122" o:spid="_x0000_s1026" style="position:absolute;flip:y;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5pt" to="378.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" strokecolor="#ffc000" strokeweight="1.5pt">
                <v:stroke joinstyle="miter"/>
                <w10:wrap anchorx="margin"/>
              </v:line>
            </w:pict>
          </mc:Fallback>
        </mc:AlternateContent>
      </w:r>
      <w:r w:rsidRPr="001F15EA">
        <w:rPr>
          <w:rFonts w:ascii="Segoe UI" w:hAnsi="Segoe UI" w:cs="Segoe UI"/>
          <w:sz w:val="17"/>
          <w:szCs w:val="17"/>
        </w:rPr>
        <w:t>To further support our Buy recommendation, we conducted a relative valuation by comparing PKME with closely comparable peers within the</w:t>
      </w:r>
      <w:r>
        <w:rPr>
          <w:rFonts w:ascii="Segoe UI" w:hAnsi="Segoe UI" w:cs="Segoe UI"/>
          <w:sz w:val="17"/>
          <w:szCs w:val="17"/>
        </w:rPr>
        <w:t xml:space="preserve"> ride-hailing industry </w:t>
      </w:r>
      <w:hyperlink w:anchor="_Appendix_25:_Relative" w:history="1">
        <w:r w:rsidRPr="002068E9">
          <w:rPr>
            <w:rStyle w:val="Hyperlink"/>
            <w:rFonts w:ascii="Segoe UI" w:hAnsi="Segoe UI" w:cs="Segoe UI"/>
            <w:b/>
            <w:bCs/>
            <w:sz w:val="17"/>
            <w:szCs w:val="17"/>
          </w:rPr>
          <w:t>(Appendix 25)</w:t>
        </w:r>
      </w:hyperlink>
      <w:r w:rsidRPr="001F15EA">
        <w:rPr>
          <w:rFonts w:ascii="Segoe UI" w:hAnsi="Segoe UI" w:cs="Segoe UI"/>
          <w:sz w:val="17"/>
          <w:szCs w:val="17"/>
        </w:rPr>
        <w:t xml:space="preserve">. Based on similarities in growth, profitability, and risk profiles, we selected the most relevant peer group for benchmarking. The valuation employed </w:t>
      </w:r>
      <w:r>
        <w:rPr>
          <w:rFonts w:ascii="Segoe UI" w:hAnsi="Segoe UI" w:cs="Segoe UI"/>
          <w:sz w:val="17"/>
          <w:szCs w:val="17"/>
        </w:rPr>
        <w:t>EV/GTV, EV/EBITDA, and P/E</w:t>
      </w:r>
      <w:r w:rsidRPr="001F15EA">
        <w:rPr>
          <w:rFonts w:ascii="Segoe UI" w:hAnsi="Segoe UI" w:cs="Segoe UI"/>
          <w:sz w:val="17"/>
          <w:szCs w:val="17"/>
        </w:rPr>
        <w:t xml:space="preserve"> multiples, as these metrics effectively capture operational efficiency, earnings performance, and industry-specific market expectations. By applying an equal weighting to these multiples, we derived a target price of LKR 1</w:t>
      </w:r>
      <w:r>
        <w:rPr>
          <w:rFonts w:ascii="Segoe UI" w:hAnsi="Segoe UI" w:cs="Segoe UI"/>
          <w:sz w:val="17"/>
          <w:szCs w:val="17"/>
        </w:rPr>
        <w:t>81.50</w:t>
      </w:r>
      <w:r w:rsidRPr="001F15EA">
        <w:rPr>
          <w:rFonts w:ascii="Segoe UI" w:hAnsi="Segoe UI" w:cs="Segoe UI"/>
          <w:sz w:val="17"/>
          <w:szCs w:val="17"/>
        </w:rPr>
        <w:t>, indicating an upside potential of 2</w:t>
      </w:r>
      <w:r>
        <w:rPr>
          <w:rFonts w:ascii="Segoe UI" w:hAnsi="Segoe UI" w:cs="Segoe UI"/>
          <w:sz w:val="17"/>
          <w:szCs w:val="17"/>
        </w:rPr>
        <w:t>5.2</w:t>
      </w:r>
      <w:r w:rsidRPr="001F15EA">
        <w:rPr>
          <w:rFonts w:ascii="Segoe UI" w:hAnsi="Segoe UI" w:cs="Segoe UI"/>
          <w:sz w:val="17"/>
          <w:szCs w:val="17"/>
        </w:rPr>
        <w:t>%</w:t>
      </w:r>
      <w:r>
        <w:rPr>
          <w:rFonts w:ascii="Segoe UI" w:hAnsi="Segoe UI" w:cs="Segoe UI"/>
          <w:sz w:val="17"/>
          <w:szCs w:val="17"/>
        </w:rPr>
        <w:t xml:space="preserve"> </w:t>
      </w:r>
      <w:r w:rsidRPr="00A07363">
        <w:rPr>
          <w:rFonts w:ascii="Segoe UI" w:hAnsi="Segoe UI" w:cs="Segoe UI"/>
          <w:b/>
          <w:bCs/>
          <w:sz w:val="17"/>
          <w:szCs w:val="17"/>
        </w:rPr>
        <w:t>(</w:t>
      </w:r>
      <w:r w:rsidRPr="00A07363">
        <w:rPr>
          <w:rFonts w:ascii="Segoe UI" w:hAnsi="Segoe UI" w:cs="Segoe UI"/>
          <w:b/>
          <w:bCs/>
          <w:sz w:val="17"/>
          <w:szCs w:val="17"/>
        </w:rPr>
        <w:fldChar w:fldCharType="begin"/>
      </w:r>
      <w:r w:rsidRPr="00A07363">
        <w:rPr>
          <w:rFonts w:ascii="Segoe UI" w:hAnsi="Segoe UI" w:cs="Segoe UI"/>
          <w:b/>
          <w:bCs/>
          <w:sz w:val="17"/>
          <w:szCs w:val="17"/>
        </w:rPr>
        <w:instrText xml:space="preserve"> REF _Ref217006800 \h  \* MERGEFORMAT </w:instrText>
      </w:r>
      <w:r w:rsidRPr="00A07363">
        <w:rPr>
          <w:rFonts w:ascii="Segoe UI" w:hAnsi="Segoe UI" w:cs="Segoe UI"/>
          <w:b/>
          <w:bCs/>
          <w:sz w:val="17"/>
          <w:szCs w:val="17"/>
        </w:rPr>
      </w:r>
      <w:r w:rsidRPr="00A07363">
        <w:rPr>
          <w:rFonts w:ascii="Segoe UI" w:hAnsi="Segoe UI" w:cs="Segoe UI"/>
          <w:b/>
          <w:bCs/>
          <w:sz w:val="17"/>
          <w:szCs w:val="17"/>
        </w:rPr>
        <w:fldChar w:fldCharType="separate"/>
      </w:r>
      <w:r w:rsidRPr="00A07363">
        <w:rPr>
          <w:rFonts w:ascii="Segoe UI" w:hAnsi="Segoe UI" w:cs="Segoe UI"/>
          <w:b/>
          <w:bCs/>
          <w:sz w:val="17"/>
          <w:szCs w:val="17"/>
        </w:rPr>
        <w:t xml:space="preserve">Figure </w:t>
      </w:r>
      <w:r w:rsidRPr="00A07363">
        <w:rPr>
          <w:rFonts w:ascii="Segoe UI" w:hAnsi="Segoe UI" w:cs="Segoe UI"/>
          <w:b/>
          <w:bCs/>
          <w:noProof/>
          <w:sz w:val="17"/>
          <w:szCs w:val="17"/>
        </w:rPr>
        <w:t>31</w:t>
      </w:r>
      <w:r w:rsidRPr="00A07363">
        <w:rPr>
          <w:rFonts w:ascii="Segoe UI" w:hAnsi="Segoe UI" w:cs="Segoe UI"/>
          <w:b/>
          <w:bCs/>
          <w:sz w:val="17"/>
          <w:szCs w:val="17"/>
        </w:rPr>
        <w:fldChar w:fldCharType="end"/>
      </w:r>
      <w:r w:rsidRPr="00A07363">
        <w:rPr>
          <w:rFonts w:ascii="Segoe UI" w:hAnsi="Segoe UI" w:cs="Segoe UI"/>
          <w:b/>
          <w:bCs/>
          <w:sz w:val="17"/>
          <w:szCs w:val="17"/>
        </w:rPr>
        <w:t>)</w:t>
      </w:r>
      <w:r w:rsidRPr="001F15EA">
        <w:rPr>
          <w:rFonts w:ascii="Segoe UI" w:hAnsi="Segoe UI" w:cs="Segoe UI"/>
          <w:sz w:val="17"/>
          <w:szCs w:val="17"/>
        </w:rPr>
        <w:t>, thereby supporting our Buy recommendation.</w:t>
      </w:r>
      <w:r>
        <w:rPr>
          <w:rFonts w:ascii="Segoe UI" w:hAnsi="Segoe UI" w:cs="Segoe UI"/>
          <w:sz w:val="17"/>
          <w:szCs w:val="17"/>
        </w:rPr>
        <w:t xml:space="preserve"> </w:t>
      </w:r>
      <w:r w:rsidRPr="00C40CEA">
        <w:rPr>
          <w:rFonts w:ascii="Segoe UI" w:hAnsi="Segoe UI" w:cs="Segoe UI"/>
          <w:b/>
          <w:bCs/>
          <w:sz w:val="17"/>
          <w:szCs w:val="17"/>
        </w:rPr>
        <w:t>(</w:t>
      </w:r>
      <w:r w:rsidRPr="00C40CEA">
        <w:rPr>
          <w:rFonts w:ascii="Segoe UI" w:hAnsi="Segoe UI" w:cs="Segoe UI"/>
          <w:b/>
          <w:bCs/>
          <w:sz w:val="17"/>
          <w:szCs w:val="17"/>
        </w:rPr>
        <w:fldChar w:fldCharType="begin"/>
      </w:r>
      <w:r w:rsidRPr="00C40CEA">
        <w:rPr>
          <w:rFonts w:ascii="Segoe UI" w:hAnsi="Segoe UI" w:cs="Segoe UI"/>
          <w:b/>
          <w:bCs/>
          <w:sz w:val="17"/>
          <w:szCs w:val="17"/>
        </w:rPr>
        <w:instrText xml:space="preserve"> REF _Ref217003756 \h  \* MERGEFORMAT </w:instrText>
      </w:r>
      <w:r w:rsidRPr="00C40CEA">
        <w:rPr>
          <w:rFonts w:ascii="Segoe UI" w:hAnsi="Segoe UI" w:cs="Segoe UI"/>
          <w:b/>
          <w:bCs/>
          <w:sz w:val="17"/>
          <w:szCs w:val="17"/>
        </w:rPr>
      </w:r>
      <w:r w:rsidRPr="00C40CEA">
        <w:rPr>
          <w:rFonts w:ascii="Segoe UI" w:hAnsi="Segoe UI" w:cs="Segoe UI"/>
          <w:b/>
          <w:bCs/>
          <w:sz w:val="17"/>
          <w:szCs w:val="17"/>
        </w:rPr>
        <w:fldChar w:fldCharType="separate"/>
      </w:r>
      <w:r w:rsidRPr="00C40CEA">
        <w:rPr>
          <w:rFonts w:ascii="Segoe UI" w:hAnsi="Segoe UI" w:cs="Segoe UI"/>
          <w:b/>
          <w:bCs/>
          <w:sz w:val="17"/>
          <w:szCs w:val="17"/>
        </w:rPr>
        <w:t xml:space="preserve">Figure </w:t>
      </w:r>
      <w:r w:rsidRPr="00C40CEA">
        <w:rPr>
          <w:rFonts w:ascii="Segoe UI" w:hAnsi="Segoe UI" w:cs="Segoe UI"/>
          <w:b/>
          <w:bCs/>
          <w:noProof/>
          <w:sz w:val="17"/>
          <w:szCs w:val="17"/>
        </w:rPr>
        <w:t>21</w:t>
      </w:r>
      <w:r w:rsidRPr="00C40CEA">
        <w:rPr>
          <w:rFonts w:ascii="Segoe UI" w:hAnsi="Segoe UI" w:cs="Segoe UI"/>
          <w:b/>
          <w:bCs/>
          <w:sz w:val="17"/>
          <w:szCs w:val="17"/>
        </w:rPr>
        <w:fldChar w:fldCharType="end"/>
      </w:r>
      <w:r w:rsidRPr="00C40CEA">
        <w:rPr>
          <w:rFonts w:ascii="Segoe UI" w:hAnsi="Segoe UI" w:cs="Segoe UI"/>
          <w:b/>
          <w:bCs/>
          <w:sz w:val="17"/>
          <w:szCs w:val="17"/>
        </w:rPr>
        <w:t>)</w:t>
      </w:r>
      <w:r w:rsidRPr="00C66E32">
        <w:rPr>
          <w:rFonts w:ascii="Segoe UI" w:hAnsi="Segoe UI" w:cs="Segoe UI"/>
          <w:sz w:val="17"/>
          <w:szCs w:val="17"/>
        </w:rPr>
        <w:t xml:space="preserve"> </w:t>
      </w:r>
    </w:p>
    <w:p w14:paraId="4687718F" w14:textId="77777777" w:rsidR="00FB33EA" w:rsidRPr="00910D18" w:rsidRDefault="00FB33EA" w:rsidP="00FB33EA">
      <w:pPr>
        <w:pStyle w:val="paragraph"/>
        <w:spacing w:before="0" w:beforeAutospacing="0" w:after="0" w:afterAutospacing="0"/>
        <w:jc w:val="both"/>
        <w:textAlignment w:val="baseline"/>
        <w:rPr>
          <w:rFonts w:ascii="Segoe UI" w:eastAsia="Calibri" w:hAnsi="Segoe UI" w:cs="Segoe UI"/>
          <w:b/>
          <w:bCs/>
          <w:sz w:val="18"/>
          <w:szCs w:val="18"/>
        </w:rPr>
      </w:pPr>
      <w:r w:rsidRPr="00BA0473">
        <w:rPr>
          <w:rFonts w:ascii="Segoe UI" w:eastAsia="Calibri" w:hAnsi="Segoe UI" w:cs="Segoe UI"/>
          <w:b/>
          <w:bCs/>
          <w:sz w:val="18"/>
          <w:szCs w:val="18"/>
        </w:rPr>
        <w:t>ESG Valuation</w:t>
      </w:r>
    </w:p>
    <w:p w14:paraId="551C6100" w14:textId="77777777" w:rsidR="00FB33EA" w:rsidRPr="001F15EA" w:rsidRDefault="00FB33EA" w:rsidP="00FB33EA">
      <w:pPr>
        <w:spacing w:after="0" w:line="240" w:lineRule="auto"/>
        <w:jc w:val="both"/>
        <w:rPr>
          <w:sz w:val="17"/>
          <w:szCs w:val="17"/>
        </w:rPr>
      </w:pPr>
      <w:r w:rsidRPr="001F15EA">
        <w:rPr>
          <w:rFonts w:ascii="Segoe UI" w:hAnsi="Segoe UI" w:cs="Segoe UI"/>
          <w:noProof/>
          <w:sz w:val="17"/>
          <w:szCs w:val="17"/>
        </w:rPr>
        <mc:AlternateContent>
          <mc:Choice Requires="wps">
            <w:drawing>
              <wp:anchor distT="0" distB="0" distL="114300" distR="114300" simplePos="0" relativeHeight="251670528" behindDoc="0" locked="0" layoutInCell="1" allowOverlap="1" wp14:anchorId="76E73070" wp14:editId="1E3A3F1C">
                <wp:simplePos x="0" y="0"/>
                <wp:positionH relativeFrom="margin">
                  <wp:posOffset>0</wp:posOffset>
                </wp:positionH>
                <wp:positionV relativeFrom="paragraph">
                  <wp:posOffset>0</wp:posOffset>
                </wp:positionV>
                <wp:extent cx="4808220" cy="0"/>
                <wp:effectExtent l="0" t="0" r="0" b="0"/>
                <wp:wrapNone/>
                <wp:docPr id="1972852290"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3F57DC" id="Straight Connector 122"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378.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" strokecolor="#ffc000" strokeweight="1.5pt">
                <v:stroke joinstyle="miter"/>
                <w10:wrap anchorx="margin"/>
              </v:line>
            </w:pict>
          </mc:Fallback>
        </mc:AlternateContent>
      </w:r>
      <w:r w:rsidRPr="001F15EA">
        <w:rPr>
          <w:rFonts w:ascii="Segoe UI" w:hAnsi="Segoe UI" w:cs="Segoe UI"/>
          <w:sz w:val="17"/>
          <w:szCs w:val="17"/>
        </w:rPr>
        <w:t xml:space="preserve">The ESG valuation for PKME was assessed by deriving an ESG premium based on the company’s ESG score of 76.3%, relative to the industry ESG benchmark of 71.8% (MSCI Emerging Markets Index for the </w:t>
      </w:r>
      <w:r>
        <w:rPr>
          <w:rFonts w:ascii="Segoe UI" w:hAnsi="Segoe UI" w:cs="Segoe UI"/>
          <w:sz w:val="17"/>
          <w:szCs w:val="17"/>
        </w:rPr>
        <w:t>passenger ground transportation industry</w:t>
      </w:r>
      <w:r w:rsidRPr="001F15EA">
        <w:rPr>
          <w:rFonts w:ascii="Segoe UI" w:hAnsi="Segoe UI" w:cs="Segoe UI"/>
          <w:sz w:val="17"/>
          <w:szCs w:val="17"/>
        </w:rPr>
        <w:t xml:space="preserve">). This comparison resulted in an ESG premium of 4.6%, which was incorporated into the DCF model through an adjustment to the CAPM by adding the ESG premium, bringing the ESG adjusted CAPM to 15.2%. Applying this enhanced discount rate produced a target price of LKR </w:t>
      </w:r>
      <w:r>
        <w:rPr>
          <w:rFonts w:ascii="Segoe UI" w:hAnsi="Segoe UI" w:cs="Segoe UI"/>
          <w:sz w:val="17"/>
          <w:szCs w:val="17"/>
        </w:rPr>
        <w:t>200.88</w:t>
      </w:r>
      <w:r w:rsidRPr="001F15EA">
        <w:rPr>
          <w:rFonts w:ascii="Segoe UI" w:hAnsi="Segoe UI" w:cs="Segoe UI"/>
          <w:sz w:val="17"/>
          <w:szCs w:val="17"/>
        </w:rPr>
        <w:t>, indicating an upside potential of 3</w:t>
      </w:r>
      <w:r>
        <w:rPr>
          <w:rFonts w:ascii="Segoe UI" w:hAnsi="Segoe UI" w:cs="Segoe UI"/>
          <w:sz w:val="17"/>
          <w:szCs w:val="17"/>
        </w:rPr>
        <w:t>8.5</w:t>
      </w:r>
      <w:r w:rsidRPr="001F15EA">
        <w:rPr>
          <w:rFonts w:ascii="Segoe UI" w:hAnsi="Segoe UI" w:cs="Segoe UI"/>
          <w:sz w:val="17"/>
          <w:szCs w:val="17"/>
        </w:rPr>
        <w:t xml:space="preserve">%. This methodology extends beyond traditional valuation techniques by integrating ESG considerations alongside conventional financial metrics, enabling a more comprehensive and forward-looking assessment aligned with modern investment priorities. The analysis underscores the additional value generated through strong ESG performance and adherence. </w:t>
      </w:r>
      <w:hyperlink w:anchor="_Appendix_26:_ESG" w:history="1">
        <w:r w:rsidRPr="00B86249">
          <w:rPr>
            <w:rStyle w:val="Hyperlink"/>
            <w:rFonts w:ascii="Segoe UI" w:hAnsi="Segoe UI" w:cs="Segoe UI"/>
            <w:b/>
            <w:bCs/>
            <w:sz w:val="17"/>
            <w:szCs w:val="17"/>
          </w:rPr>
          <w:t>(Appendix 26)</w:t>
        </w:r>
      </w:hyperlink>
    </w:p>
    <w:p w14:paraId="41A7A5CD" w14:textId="77777777" w:rsidR="004B1884" w:rsidRDefault="004B1884"/>
    <w:sectPr w:rsidR="004B1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Light">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3EA"/>
    <w:rsid w:val="000A135B"/>
    <w:rsid w:val="000D76C6"/>
    <w:rsid w:val="0042326B"/>
    <w:rsid w:val="00442C4F"/>
    <w:rsid w:val="004B1884"/>
    <w:rsid w:val="00BB0223"/>
    <w:rsid w:val="00DC3EAA"/>
    <w:rsid w:val="00FB3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87F3E"/>
  <w15:chartTrackingRefBased/>
  <w15:docId w15:val="{9B5D9B45-D4B1-4157-8FA6-3829CF832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3EA"/>
  </w:style>
  <w:style w:type="paragraph" w:styleId="Heading1">
    <w:name w:val="heading 1"/>
    <w:basedOn w:val="Normal"/>
    <w:next w:val="Normal"/>
    <w:link w:val="Heading1Char"/>
    <w:uiPriority w:val="9"/>
    <w:qFormat/>
    <w:rsid w:val="00FB33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3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3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3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3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B3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3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3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3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3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3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3E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B3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3EA"/>
    <w:rPr>
      <w:rFonts w:eastAsiaTheme="majorEastAsia" w:cstheme="majorBidi"/>
      <w:color w:val="272727" w:themeColor="text1" w:themeTint="D8"/>
    </w:rPr>
  </w:style>
  <w:style w:type="paragraph" w:styleId="Title">
    <w:name w:val="Title"/>
    <w:basedOn w:val="Normal"/>
    <w:next w:val="Normal"/>
    <w:link w:val="TitleChar"/>
    <w:uiPriority w:val="10"/>
    <w:qFormat/>
    <w:rsid w:val="00FB3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3EA"/>
    <w:pPr>
      <w:spacing w:before="160"/>
      <w:jc w:val="center"/>
    </w:pPr>
    <w:rPr>
      <w:i/>
      <w:iCs/>
      <w:color w:val="404040" w:themeColor="text1" w:themeTint="BF"/>
    </w:rPr>
  </w:style>
  <w:style w:type="character" w:customStyle="1" w:styleId="QuoteChar">
    <w:name w:val="Quote Char"/>
    <w:basedOn w:val="DefaultParagraphFont"/>
    <w:link w:val="Quote"/>
    <w:uiPriority w:val="29"/>
    <w:rsid w:val="00FB33EA"/>
    <w:rPr>
      <w:i/>
      <w:iCs/>
      <w:color w:val="404040" w:themeColor="text1" w:themeTint="BF"/>
    </w:rPr>
  </w:style>
  <w:style w:type="paragraph" w:styleId="ListParagraph">
    <w:name w:val="List Paragraph"/>
    <w:basedOn w:val="Normal"/>
    <w:uiPriority w:val="34"/>
    <w:qFormat/>
    <w:rsid w:val="00FB33EA"/>
    <w:pPr>
      <w:ind w:left="720"/>
      <w:contextualSpacing/>
    </w:pPr>
  </w:style>
  <w:style w:type="character" w:styleId="IntenseEmphasis">
    <w:name w:val="Intense Emphasis"/>
    <w:basedOn w:val="DefaultParagraphFont"/>
    <w:uiPriority w:val="21"/>
    <w:qFormat/>
    <w:rsid w:val="00FB33EA"/>
    <w:rPr>
      <w:i/>
      <w:iCs/>
      <w:color w:val="2F5496" w:themeColor="accent1" w:themeShade="BF"/>
    </w:rPr>
  </w:style>
  <w:style w:type="paragraph" w:styleId="IntenseQuote">
    <w:name w:val="Intense Quote"/>
    <w:basedOn w:val="Normal"/>
    <w:next w:val="Normal"/>
    <w:link w:val="IntenseQuoteChar"/>
    <w:uiPriority w:val="30"/>
    <w:qFormat/>
    <w:rsid w:val="00FB33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3EA"/>
    <w:rPr>
      <w:i/>
      <w:iCs/>
      <w:color w:val="2F5496" w:themeColor="accent1" w:themeShade="BF"/>
    </w:rPr>
  </w:style>
  <w:style w:type="character" w:styleId="IntenseReference">
    <w:name w:val="Intense Reference"/>
    <w:basedOn w:val="DefaultParagraphFont"/>
    <w:uiPriority w:val="32"/>
    <w:qFormat/>
    <w:rsid w:val="00FB33EA"/>
    <w:rPr>
      <w:b/>
      <w:bCs/>
      <w:smallCaps/>
      <w:color w:val="2F5496" w:themeColor="accent1" w:themeShade="BF"/>
      <w:spacing w:val="5"/>
    </w:rPr>
  </w:style>
  <w:style w:type="paragraph" w:customStyle="1" w:styleId="H1">
    <w:name w:val="H1"/>
    <w:basedOn w:val="Normal"/>
    <w:link w:val="H1Char"/>
    <w:qFormat/>
    <w:rsid w:val="00FB33EA"/>
    <w:pPr>
      <w:spacing w:line="259" w:lineRule="auto"/>
    </w:pPr>
    <w:rPr>
      <w:rFonts w:ascii="Segoe UI" w:eastAsia="Calibri" w:hAnsi="Segoe UI" w:cs="Times New Roman"/>
      <w:b/>
      <w:bCs/>
      <w:color w:val="000000" w:themeColor="text1"/>
      <w:kern w:val="0"/>
      <w14:ligatures w14:val="none"/>
    </w:rPr>
  </w:style>
  <w:style w:type="character" w:customStyle="1" w:styleId="H1Char">
    <w:name w:val="H1 Char"/>
    <w:basedOn w:val="DefaultParagraphFont"/>
    <w:link w:val="H1"/>
    <w:rsid w:val="00FB33EA"/>
    <w:rPr>
      <w:rFonts w:ascii="Segoe UI" w:eastAsia="Calibri" w:hAnsi="Segoe UI" w:cs="Times New Roman"/>
      <w:b/>
      <w:bCs/>
      <w:color w:val="000000" w:themeColor="text1"/>
      <w:kern w:val="0"/>
      <w14:ligatures w14:val="none"/>
    </w:rPr>
  </w:style>
  <w:style w:type="paragraph" w:customStyle="1" w:styleId="paragraph">
    <w:name w:val="paragraph"/>
    <w:basedOn w:val="Normal"/>
    <w:rsid w:val="00FB33E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FB33EA"/>
    <w:pPr>
      <w:spacing w:before="100" w:beforeAutospacing="1" w:after="100" w:afterAutospacing="1" w:line="240" w:lineRule="auto"/>
    </w:pPr>
    <w:rPr>
      <w:rFonts w:ascii="Times New Roman" w:eastAsia="Times New Roman" w:hAnsi="Times New Roman" w:cs="Times New Roman"/>
      <w:kern w:val="0"/>
      <w:lang w:eastAsia="en-GB" w:bidi="si-LK"/>
      <w14:ligatures w14:val="none"/>
    </w:rPr>
  </w:style>
  <w:style w:type="character" w:styleId="Hyperlink">
    <w:name w:val="Hyperlink"/>
    <w:basedOn w:val="DefaultParagraphFont"/>
    <w:uiPriority w:val="99"/>
    <w:unhideWhenUsed/>
    <w:rsid w:val="00FB33EA"/>
    <w:rPr>
      <w:color w:val="0563C1" w:themeColor="hyperlink"/>
      <w:u w:val="single"/>
    </w:rPr>
  </w:style>
  <w:style w:type="paragraph" w:styleId="Caption">
    <w:name w:val="caption"/>
    <w:basedOn w:val="Normal"/>
    <w:next w:val="Normal"/>
    <w:uiPriority w:val="35"/>
    <w:unhideWhenUsed/>
    <w:qFormat/>
    <w:rsid w:val="00FB33EA"/>
    <w:pPr>
      <w:spacing w:after="200" w:line="240" w:lineRule="auto"/>
    </w:pPr>
    <w:rPr>
      <w:i/>
      <w:iCs/>
      <w:color w:val="44546A" w:themeColor="text2"/>
      <w:sz w:val="18"/>
      <w:szCs w:val="18"/>
    </w:rPr>
  </w:style>
  <w:style w:type="paragraph" w:customStyle="1" w:styleId="PKME">
    <w:name w:val="PKME"/>
    <w:basedOn w:val="Heading4"/>
    <w:link w:val="PKMEChar"/>
    <w:qFormat/>
    <w:rsid w:val="00FB33EA"/>
    <w:pPr>
      <w:jc w:val="center"/>
    </w:pPr>
    <w:rPr>
      <w:rFonts w:ascii="Segoe UI" w:hAnsi="Segoe UI" w:cs="Yu Mincho Light"/>
      <w:b/>
      <w:i w:val="0"/>
      <w:color w:val="000000" w:themeColor="text1"/>
      <w:kern w:val="0"/>
      <w:sz w:val="16"/>
      <w:szCs w:val="20"/>
      <w14:ligatures w14:val="none"/>
    </w:rPr>
  </w:style>
  <w:style w:type="character" w:customStyle="1" w:styleId="PKMEChar">
    <w:name w:val="PKME Char"/>
    <w:basedOn w:val="H1Char"/>
    <w:link w:val="PKME"/>
    <w:rsid w:val="00FB33EA"/>
    <w:rPr>
      <w:rFonts w:ascii="Segoe UI" w:eastAsiaTheme="majorEastAsia" w:hAnsi="Segoe UI" w:cs="Yu Mincho Light"/>
      <w:b/>
      <w:bCs w:val="0"/>
      <w:iCs/>
      <w:color w:val="000000" w:themeColor="text1"/>
      <w:kern w:val="0"/>
      <w:sz w:val="1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2117</Words>
  <Characters>13026</Characters>
  <Application>Microsoft Office Word</Application>
  <DocSecurity>0</DocSecurity>
  <Lines>144</Lines>
  <Paragraphs>43</Paragraphs>
  <ScaleCrop>false</ScaleCrop>
  <Company/>
  <LinksUpToDate>false</LinksUpToDate>
  <CharactersWithSpaces>15100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FE/2021/003 - MEDUNGODA S.</dc:creator>
  <cp:keywords/>
  <dc:description/>
  <cp:lastModifiedBy>FE/2021/003 - MEDUNGODA S.</cp:lastModifiedBy>
  <cp:revision>1</cp:revision>
  <dcterms:created xsi:type="dcterms:W3CDTF">2025-12-19T02:29:00Z</dcterms:created>
  <dcterms:modified xsi:type="dcterms:W3CDTF">2025-12-19T02:33:00Z</dcterms:modified>
</cp:coreProperties>
</file>